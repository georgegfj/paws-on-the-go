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B1004" w14:textId="6E4487DD" w:rsidR="00A041AA" w:rsidRDefault="00A041AA" w:rsidP="00A041AA">
      <w:pPr>
        <w:spacing w:line="480" w:lineRule="auto"/>
        <w:rPr>
          <w:ins w:id="0" w:author="George Glass" w:date="2022-08-04T15:29:00Z"/>
          <w:rFonts w:ascii="Times New Roman" w:eastAsia="Times New Roman" w:hAnsi="Times New Roman" w:cs="Times New Roman"/>
          <w:b/>
          <w:sz w:val="21"/>
          <w:szCs w:val="21"/>
        </w:rPr>
      </w:pPr>
      <w:r w:rsidRPr="00A71FB0">
        <w:rPr>
          <w:rFonts w:ascii="Times New Roman" w:eastAsia="Times New Roman" w:hAnsi="Times New Roman" w:cs="Times New Roman"/>
          <w:b/>
          <w:sz w:val="21"/>
          <w:szCs w:val="21"/>
        </w:rPr>
        <w:t xml:space="preserve">Transiting Back Home: Caregivers’ Lived Experiences </w:t>
      </w:r>
      <w:del w:id="1" w:author="Glass George Frederick Jr" w:date="2022-08-03T09:42:00Z">
        <w:r w:rsidRPr="00A71FB0" w:rsidDel="0008347F">
          <w:rPr>
            <w:rFonts w:ascii="Times New Roman" w:eastAsia="Times New Roman" w:hAnsi="Times New Roman" w:cs="Times New Roman"/>
            <w:b/>
            <w:sz w:val="21"/>
            <w:szCs w:val="21"/>
          </w:rPr>
          <w:delText xml:space="preserve">in </w:delText>
        </w:r>
      </w:del>
      <w:r w:rsidRPr="00A71FB0">
        <w:rPr>
          <w:rFonts w:ascii="Times New Roman" w:eastAsia="Times New Roman" w:hAnsi="Times New Roman" w:cs="Times New Roman"/>
          <w:b/>
          <w:sz w:val="21"/>
          <w:szCs w:val="21"/>
        </w:rPr>
        <w:t xml:space="preserve">Caring for Loved ones </w:t>
      </w:r>
      <w:del w:id="2" w:author="Glass George Frederick Jr" w:date="2022-08-03T09:43:00Z">
        <w:r w:rsidRPr="00A71FB0" w:rsidDel="0008347F">
          <w:rPr>
            <w:rFonts w:ascii="Times New Roman" w:eastAsia="Times New Roman" w:hAnsi="Times New Roman" w:cs="Times New Roman"/>
            <w:b/>
            <w:sz w:val="21"/>
            <w:szCs w:val="21"/>
          </w:rPr>
          <w:delText xml:space="preserve">on </w:delText>
        </w:r>
      </w:del>
      <w:ins w:id="3" w:author="Glass George Frederick Jr" w:date="2022-08-03T09:43:00Z">
        <w:r w:rsidR="0008347F">
          <w:rPr>
            <w:rFonts w:ascii="Times New Roman" w:eastAsia="Times New Roman" w:hAnsi="Times New Roman" w:cs="Times New Roman"/>
            <w:b/>
            <w:sz w:val="21"/>
            <w:szCs w:val="21"/>
          </w:rPr>
          <w:t>with</w:t>
        </w:r>
        <w:r w:rsidR="0008347F" w:rsidRPr="00A71FB0">
          <w:rPr>
            <w:rFonts w:ascii="Times New Roman" w:eastAsia="Times New Roman" w:hAnsi="Times New Roman" w:cs="Times New Roman"/>
            <w:b/>
            <w:sz w:val="21"/>
            <w:szCs w:val="21"/>
          </w:rPr>
          <w:t xml:space="preserve"> </w:t>
        </w:r>
      </w:ins>
      <w:del w:id="4" w:author="Glass George Frederick Jr" w:date="2022-08-03T09:42:00Z">
        <w:r w:rsidRPr="00A71FB0" w:rsidDel="0008347F">
          <w:rPr>
            <w:rFonts w:ascii="Times New Roman" w:eastAsia="Times New Roman" w:hAnsi="Times New Roman" w:cs="Times New Roman"/>
            <w:b/>
            <w:sz w:val="21"/>
            <w:szCs w:val="21"/>
          </w:rPr>
          <w:delText xml:space="preserve">the </w:delText>
        </w:r>
      </w:del>
      <w:r w:rsidRPr="00A71FB0">
        <w:rPr>
          <w:rFonts w:ascii="Times New Roman" w:eastAsia="Times New Roman" w:hAnsi="Times New Roman" w:cs="Times New Roman"/>
          <w:b/>
          <w:sz w:val="21"/>
          <w:szCs w:val="21"/>
        </w:rPr>
        <w:t>Nasogastric Tube</w:t>
      </w:r>
      <w:ins w:id="5" w:author="Glass George Frederick Jr" w:date="2022-08-03T09:42:00Z">
        <w:r w:rsidR="0008347F">
          <w:rPr>
            <w:rFonts w:ascii="Times New Roman" w:eastAsia="Times New Roman" w:hAnsi="Times New Roman" w:cs="Times New Roman"/>
            <w:b/>
            <w:sz w:val="21"/>
            <w:szCs w:val="21"/>
          </w:rPr>
          <w:t>s</w:t>
        </w:r>
      </w:ins>
      <w:r w:rsidRPr="00A71FB0">
        <w:rPr>
          <w:rFonts w:ascii="Times New Roman" w:eastAsia="Times New Roman" w:hAnsi="Times New Roman" w:cs="Times New Roman"/>
          <w:b/>
          <w:sz w:val="21"/>
          <w:szCs w:val="21"/>
        </w:rPr>
        <w:t xml:space="preserve"> in the Home-Setting In Singapore</w:t>
      </w:r>
    </w:p>
    <w:p w14:paraId="561D1734" w14:textId="1EBD2DDB" w:rsidR="00200D30" w:rsidRDefault="00200D30" w:rsidP="00A041AA">
      <w:pPr>
        <w:spacing w:line="480" w:lineRule="auto"/>
        <w:rPr>
          <w:ins w:id="6" w:author="George Glass" w:date="2022-08-04T15:29:00Z"/>
          <w:rFonts w:ascii="Times New Roman" w:eastAsia="Times New Roman" w:hAnsi="Times New Roman" w:cs="Times New Roman"/>
          <w:b/>
          <w:sz w:val="21"/>
          <w:szCs w:val="21"/>
        </w:rPr>
      </w:pPr>
      <w:ins w:id="7" w:author="George Glass" w:date="2022-08-04T15:29:00Z">
        <w:r>
          <w:rPr>
            <w:rFonts w:ascii="Times New Roman" w:eastAsia="Times New Roman" w:hAnsi="Times New Roman" w:cs="Times New Roman"/>
            <w:b/>
            <w:sz w:val="21"/>
            <w:szCs w:val="21"/>
          </w:rPr>
          <w:t xml:space="preserve">Authors: </w:t>
        </w:r>
      </w:ins>
    </w:p>
    <w:p w14:paraId="5A94E35A" w14:textId="2AC455C8" w:rsidR="00200D30" w:rsidRDefault="00200D30" w:rsidP="00A041AA">
      <w:pPr>
        <w:spacing w:line="480" w:lineRule="auto"/>
        <w:rPr>
          <w:ins w:id="8" w:author="George Glass" w:date="2022-08-04T15:53:00Z"/>
          <w:rFonts w:ascii="Times New Roman" w:eastAsia="Times New Roman" w:hAnsi="Times New Roman" w:cs="Times New Roman"/>
          <w:b/>
          <w:sz w:val="21"/>
          <w:szCs w:val="21"/>
        </w:rPr>
      </w:pPr>
      <w:ins w:id="9" w:author="George Glass" w:date="2022-08-04T15:29:00Z">
        <w:r>
          <w:rPr>
            <w:rFonts w:ascii="Times New Roman" w:eastAsia="Times New Roman" w:hAnsi="Times New Roman" w:cs="Times New Roman"/>
            <w:b/>
            <w:sz w:val="21"/>
            <w:szCs w:val="21"/>
          </w:rPr>
          <w:t xml:space="preserve">Loke Xin Yu Samantha, Chew Yin Hui Esther, </w:t>
        </w:r>
        <w:r w:rsidRPr="003166C7">
          <w:rPr>
            <w:rFonts w:ascii="Times New Roman" w:eastAsia="Times New Roman" w:hAnsi="Times New Roman" w:cs="Times New Roman"/>
            <w:b/>
            <w:sz w:val="21"/>
            <w:szCs w:val="21"/>
            <w:highlight w:val="yellow"/>
            <w:rPrChange w:id="10" w:author="George Glass" w:date="2022-08-04T15:53:00Z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rPrChange>
          </w:rPr>
          <w:t>Siew An Ling</w:t>
        </w:r>
        <w:r>
          <w:rPr>
            <w:rFonts w:ascii="Times New Roman" w:eastAsia="Times New Roman" w:hAnsi="Times New Roman" w:cs="Times New Roman"/>
            <w:b/>
            <w:sz w:val="21"/>
            <w:szCs w:val="21"/>
          </w:rPr>
          <w:t xml:space="preserve">, Glass George, Chan Ee Yuee </w:t>
        </w:r>
      </w:ins>
    </w:p>
    <w:p w14:paraId="69E2CB2D" w14:textId="1B42788D" w:rsidR="003166C7" w:rsidRPr="003166C7" w:rsidRDefault="003166C7" w:rsidP="00A041AA">
      <w:pPr>
        <w:spacing w:line="480" w:lineRule="auto"/>
        <w:rPr>
          <w:rFonts w:ascii="Times New Roman" w:eastAsia="Times New Roman" w:hAnsi="Times New Roman" w:cs="Times New Roman"/>
          <w:b/>
          <w:bCs/>
          <w:sz w:val="21"/>
          <w:szCs w:val="21"/>
          <w:rPrChange w:id="11" w:author="George Glass" w:date="2022-08-04T15:53:00Z">
            <w:rPr>
              <w:rFonts w:ascii="Times New Roman" w:eastAsia="Times New Roman" w:hAnsi="Times New Roman" w:cs="Times New Roman"/>
              <w:sz w:val="21"/>
              <w:szCs w:val="21"/>
            </w:rPr>
          </w:rPrChange>
        </w:rPr>
      </w:pPr>
      <w:ins w:id="12" w:author="George Glass" w:date="2022-08-04T15:53:00Z">
        <w:r>
          <w:rPr>
            <w:rFonts w:ascii="Times New Roman" w:eastAsia="Times New Roman" w:hAnsi="Times New Roman" w:cs="Times New Roman"/>
            <w:b/>
            <w:bCs/>
            <w:sz w:val="21"/>
            <w:szCs w:val="21"/>
          </w:rPr>
          <w:t>Category</w:t>
        </w:r>
      </w:ins>
      <w:ins w:id="13" w:author="George Glass" w:date="2022-08-04T15:54:00Z">
        <w:r>
          <w:rPr>
            <w:rFonts w:ascii="Times New Roman" w:eastAsia="Times New Roman" w:hAnsi="Times New Roman" w:cs="Times New Roman"/>
            <w:b/>
            <w:bCs/>
            <w:sz w:val="21"/>
            <w:szCs w:val="21"/>
          </w:rPr>
          <w:t>: Singapore Nursing Award (Oral)</w:t>
        </w:r>
      </w:ins>
    </w:p>
    <w:p w14:paraId="52122911" w14:textId="77777777" w:rsidR="00A041AA" w:rsidRPr="00A71FB0" w:rsidRDefault="00A041AA" w:rsidP="00A041AA">
      <w:pPr>
        <w:spacing w:line="48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A71FB0">
        <w:rPr>
          <w:rFonts w:ascii="Times New Roman" w:eastAsia="Times New Roman" w:hAnsi="Times New Roman" w:cs="Times New Roman"/>
          <w:b/>
          <w:sz w:val="21"/>
          <w:szCs w:val="21"/>
        </w:rPr>
        <w:t xml:space="preserve">Abstract  </w:t>
      </w:r>
    </w:p>
    <w:p w14:paraId="1DBE532F" w14:textId="70EADE6C" w:rsidR="00A041AA" w:rsidRPr="00F66AC9" w:rsidRDefault="007D4C8E" w:rsidP="00A041AA">
      <w:pPr>
        <w:spacing w:line="480" w:lineRule="auto"/>
        <w:rPr>
          <w:rFonts w:ascii="Times New Roman" w:eastAsia="Times New Roman" w:hAnsi="Times New Roman" w:cs="Times New Roman"/>
        </w:rPr>
      </w:pPr>
      <w:bookmarkStart w:id="14" w:name="_heading=h.gjdgxs" w:colFirst="0" w:colLast="0"/>
      <w:bookmarkEnd w:id="14"/>
      <w:r w:rsidRPr="00F66AC9">
        <w:rPr>
          <w:rFonts w:ascii="Times New Roman" w:eastAsia="Times New Roman" w:hAnsi="Times New Roman" w:cs="Times New Roman"/>
          <w:b/>
        </w:rPr>
        <w:t>Background</w:t>
      </w:r>
      <w:r w:rsidR="00A041AA" w:rsidRPr="00F66AC9">
        <w:rPr>
          <w:rFonts w:ascii="Times New Roman" w:eastAsia="Times New Roman" w:hAnsi="Times New Roman" w:cs="Times New Roman"/>
        </w:rPr>
        <w:t xml:space="preserve">: A rising need for enteral feeding in dependent older adults has accelerated the trend of caregivers caring for </w:t>
      </w:r>
      <w:del w:id="15" w:author="Glass George Frederick Jr" w:date="2022-08-03T09:48:00Z">
        <w:r w:rsidR="00A041AA" w:rsidRPr="00F66AC9" w:rsidDel="00806900">
          <w:rPr>
            <w:rFonts w:ascii="Times New Roman" w:eastAsia="Times New Roman" w:hAnsi="Times New Roman" w:cs="Times New Roman"/>
          </w:rPr>
          <w:delText xml:space="preserve">patients </w:delText>
        </w:r>
      </w:del>
      <w:ins w:id="16" w:author="Glass George Frederick Jr" w:date="2022-08-03T09:48:00Z">
        <w:r w:rsidR="00806900">
          <w:rPr>
            <w:rFonts w:ascii="Times New Roman" w:eastAsia="Times New Roman" w:hAnsi="Times New Roman" w:cs="Times New Roman"/>
          </w:rPr>
          <w:t>persons</w:t>
        </w:r>
        <w:r w:rsidR="00806900" w:rsidRPr="00F66AC9">
          <w:rPr>
            <w:rFonts w:ascii="Times New Roman" w:eastAsia="Times New Roman" w:hAnsi="Times New Roman" w:cs="Times New Roman"/>
          </w:rPr>
          <w:t xml:space="preserve"> </w:t>
        </w:r>
      </w:ins>
      <w:del w:id="17" w:author="Glass George Frederick Jr" w:date="2022-08-03T09:47:00Z">
        <w:r w:rsidR="00A041AA" w:rsidRPr="00F66AC9" w:rsidDel="00806900">
          <w:rPr>
            <w:rFonts w:ascii="Times New Roman" w:eastAsia="Times New Roman" w:hAnsi="Times New Roman" w:cs="Times New Roman"/>
          </w:rPr>
          <w:delText xml:space="preserve">on </w:delText>
        </w:r>
      </w:del>
      <w:ins w:id="18" w:author="Glass George Frederick Jr" w:date="2022-08-03T09:47:00Z">
        <w:r w:rsidR="00806900">
          <w:rPr>
            <w:rFonts w:ascii="Times New Roman" w:eastAsia="Times New Roman" w:hAnsi="Times New Roman" w:cs="Times New Roman"/>
          </w:rPr>
          <w:t>with</w:t>
        </w:r>
        <w:r w:rsidR="00806900" w:rsidRPr="00F66AC9">
          <w:rPr>
            <w:rFonts w:ascii="Times New Roman" w:eastAsia="Times New Roman" w:hAnsi="Times New Roman" w:cs="Times New Roman"/>
          </w:rPr>
          <w:t xml:space="preserve"> </w:t>
        </w:r>
      </w:ins>
      <w:del w:id="19" w:author="Glass George Frederick Jr" w:date="2022-08-03T09:39:00Z">
        <w:r w:rsidR="00A041AA" w:rsidRPr="00F66AC9" w:rsidDel="0008347F">
          <w:rPr>
            <w:rFonts w:ascii="Times New Roman" w:eastAsia="Times New Roman" w:hAnsi="Times New Roman" w:cs="Times New Roman"/>
          </w:rPr>
          <w:delText xml:space="preserve">the </w:delText>
        </w:r>
      </w:del>
      <w:r w:rsidR="00A041AA" w:rsidRPr="00F66AC9">
        <w:rPr>
          <w:rFonts w:ascii="Times New Roman" w:eastAsia="Times New Roman" w:hAnsi="Times New Roman" w:cs="Times New Roman"/>
        </w:rPr>
        <w:t>nasogastric tube</w:t>
      </w:r>
      <w:ins w:id="20" w:author="Glass George Frederick Jr" w:date="2022-08-03T09:39:00Z">
        <w:r w:rsidR="0008347F">
          <w:rPr>
            <w:rFonts w:ascii="Times New Roman" w:eastAsia="Times New Roman" w:hAnsi="Times New Roman" w:cs="Times New Roman"/>
          </w:rPr>
          <w:t>s</w:t>
        </w:r>
      </w:ins>
      <w:r w:rsidR="00A041AA" w:rsidRPr="00F66AC9">
        <w:rPr>
          <w:rFonts w:ascii="Times New Roman" w:eastAsia="Times New Roman" w:hAnsi="Times New Roman" w:cs="Times New Roman"/>
        </w:rPr>
        <w:t xml:space="preserve">. Yet there is little insight and understanding into the caregivers’ lived experiences when </w:t>
      </w:r>
      <w:del w:id="21" w:author="Glass George Frederick Jr" w:date="2022-08-03T09:48:00Z">
        <w:r w:rsidR="00A041AA" w:rsidRPr="00F66AC9" w:rsidDel="00806900">
          <w:rPr>
            <w:rFonts w:ascii="Times New Roman" w:eastAsia="Times New Roman" w:hAnsi="Times New Roman" w:cs="Times New Roman"/>
          </w:rPr>
          <w:delText xml:space="preserve">first caring for </w:delText>
        </w:r>
      </w:del>
      <w:del w:id="22" w:author="Glass George Frederick Jr" w:date="2022-08-03T09:42:00Z">
        <w:r w:rsidR="00A041AA" w:rsidRPr="00F66AC9" w:rsidDel="0008347F">
          <w:rPr>
            <w:rFonts w:ascii="Times New Roman" w:eastAsia="Times New Roman" w:hAnsi="Times New Roman" w:cs="Times New Roman"/>
          </w:rPr>
          <w:delText xml:space="preserve">patients </w:delText>
        </w:r>
      </w:del>
      <w:del w:id="23" w:author="Glass George Frederick Jr" w:date="2022-08-03T09:43:00Z">
        <w:r w:rsidR="00A041AA" w:rsidRPr="00F66AC9" w:rsidDel="0008347F">
          <w:rPr>
            <w:rFonts w:ascii="Times New Roman" w:eastAsia="Times New Roman" w:hAnsi="Times New Roman" w:cs="Times New Roman"/>
          </w:rPr>
          <w:delText xml:space="preserve">on </w:delText>
        </w:r>
      </w:del>
      <w:del w:id="24" w:author="Glass George Frederick Jr" w:date="2022-08-03T09:42:00Z">
        <w:r w:rsidR="00A041AA" w:rsidRPr="00F66AC9" w:rsidDel="0008347F">
          <w:rPr>
            <w:rFonts w:ascii="Times New Roman" w:eastAsia="Times New Roman" w:hAnsi="Times New Roman" w:cs="Times New Roman"/>
          </w:rPr>
          <w:delText xml:space="preserve">the </w:delText>
        </w:r>
      </w:del>
      <w:del w:id="25" w:author="Glass George Frederick Jr" w:date="2022-08-03T09:48:00Z">
        <w:r w:rsidR="00A041AA" w:rsidRPr="00F66AC9" w:rsidDel="00806900">
          <w:rPr>
            <w:rFonts w:ascii="Times New Roman" w:eastAsia="Times New Roman" w:hAnsi="Times New Roman" w:cs="Times New Roman"/>
          </w:rPr>
          <w:delText>nasogastric tube</w:delText>
        </w:r>
      </w:del>
      <w:ins w:id="26" w:author="Glass George Frederick Jr" w:date="2022-08-03T09:48:00Z">
        <w:r w:rsidR="00806900">
          <w:rPr>
            <w:rFonts w:ascii="Times New Roman" w:eastAsia="Times New Roman" w:hAnsi="Times New Roman" w:cs="Times New Roman"/>
          </w:rPr>
          <w:t>they first partake this responsibility</w:t>
        </w:r>
      </w:ins>
      <w:r w:rsidR="00A041AA" w:rsidRPr="00F66AC9">
        <w:rPr>
          <w:rFonts w:ascii="Times New Roman" w:eastAsia="Times New Roman" w:hAnsi="Times New Roman" w:cs="Times New Roman"/>
        </w:rPr>
        <w:t xml:space="preserve"> at home in an Asian setting. </w:t>
      </w:r>
      <w:del w:id="27" w:author="Glass George Frederick Jr" w:date="2022-08-03T09:48:00Z">
        <w:r w:rsidR="00A041AA" w:rsidRPr="00F66AC9" w:rsidDel="00806900">
          <w:rPr>
            <w:rFonts w:ascii="Times New Roman" w:eastAsia="Times New Roman" w:hAnsi="Times New Roman" w:cs="Times New Roman"/>
          </w:rPr>
          <w:delText>To enhance understanding</w:delText>
        </w:r>
      </w:del>
      <w:ins w:id="28" w:author="Glass George Frederick Jr" w:date="2022-08-03T09:48:00Z">
        <w:r w:rsidR="00806900">
          <w:rPr>
            <w:rFonts w:ascii="Times New Roman" w:eastAsia="Times New Roman" w:hAnsi="Times New Roman" w:cs="Times New Roman"/>
          </w:rPr>
          <w:t>Hence</w:t>
        </w:r>
      </w:ins>
      <w:r w:rsidR="00A041AA" w:rsidRPr="00F66AC9">
        <w:rPr>
          <w:rFonts w:ascii="Times New Roman" w:eastAsia="Times New Roman" w:hAnsi="Times New Roman" w:cs="Times New Roman"/>
        </w:rPr>
        <w:t>, our study aimed to chart these caregivers’ emotional evolutions felt during such caregiving experiences in Singapore.</w:t>
      </w:r>
    </w:p>
    <w:p w14:paraId="2989FC08" w14:textId="00E2B32A" w:rsidR="00A041AA" w:rsidRPr="00F66AC9" w:rsidRDefault="00A041AA" w:rsidP="00A041AA">
      <w:pPr>
        <w:spacing w:line="480" w:lineRule="auto"/>
        <w:rPr>
          <w:rFonts w:ascii="Times New Roman" w:eastAsia="Times New Roman" w:hAnsi="Times New Roman" w:cs="Times New Roman"/>
        </w:rPr>
      </w:pPr>
      <w:r w:rsidRPr="00F66AC9">
        <w:rPr>
          <w:rFonts w:ascii="Times New Roman" w:eastAsia="Times New Roman" w:hAnsi="Times New Roman" w:cs="Times New Roman"/>
          <w:b/>
        </w:rPr>
        <w:t>Methods:</w:t>
      </w:r>
      <w:r w:rsidRPr="00F66AC9">
        <w:rPr>
          <w:rFonts w:ascii="Times New Roman" w:eastAsia="Times New Roman" w:hAnsi="Times New Roman" w:cs="Times New Roman"/>
        </w:rPr>
        <w:t xml:space="preserve"> Utilizing purposive sampling, </w:t>
      </w:r>
      <w:del w:id="29" w:author="Glass George Frederick Jr" w:date="2022-08-03T09:40:00Z">
        <w:r w:rsidRPr="00F66AC9" w:rsidDel="0008347F">
          <w:rPr>
            <w:rFonts w:ascii="Times New Roman" w:eastAsia="Times New Roman" w:hAnsi="Times New Roman" w:cs="Times New Roman"/>
          </w:rPr>
          <w:delText xml:space="preserve">a descriptive qualitative study design with </w:delText>
        </w:r>
      </w:del>
      <w:r w:rsidRPr="00F66AC9">
        <w:rPr>
          <w:rFonts w:ascii="Times New Roman" w:eastAsia="Times New Roman" w:hAnsi="Times New Roman" w:cs="Times New Roman"/>
        </w:rPr>
        <w:t xml:space="preserve">semi-structured face-to-face interviews </w:t>
      </w:r>
      <w:r w:rsidR="007D4C8E" w:rsidRPr="00F66AC9">
        <w:rPr>
          <w:rFonts w:ascii="Times New Roman" w:eastAsia="Times New Roman" w:hAnsi="Times New Roman" w:cs="Times New Roman"/>
        </w:rPr>
        <w:t xml:space="preserve">were </w:t>
      </w:r>
      <w:r w:rsidRPr="00F66AC9">
        <w:rPr>
          <w:rFonts w:ascii="Times New Roman" w:eastAsia="Times New Roman" w:hAnsi="Times New Roman" w:cs="Times New Roman"/>
        </w:rPr>
        <w:t xml:space="preserve">conducted with </w:t>
      </w:r>
      <w:del w:id="30" w:author="Glass George Frederick Jr" w:date="2022-08-03T09:43:00Z">
        <w:r w:rsidRPr="00F66AC9" w:rsidDel="0008347F">
          <w:rPr>
            <w:rFonts w:ascii="Times New Roman" w:eastAsia="Times New Roman" w:hAnsi="Times New Roman" w:cs="Times New Roman"/>
          </w:rPr>
          <w:delText xml:space="preserve">10 </w:delText>
        </w:r>
      </w:del>
      <w:r w:rsidRPr="00F66AC9">
        <w:rPr>
          <w:rFonts w:ascii="Times New Roman" w:eastAsia="Times New Roman" w:hAnsi="Times New Roman" w:cs="Times New Roman"/>
        </w:rPr>
        <w:t xml:space="preserve">caregivers of persons </w:t>
      </w:r>
      <w:del w:id="31" w:author="Glass George Frederick Jr" w:date="2022-08-03T09:43:00Z">
        <w:r w:rsidRPr="00F66AC9" w:rsidDel="0008347F">
          <w:rPr>
            <w:rFonts w:ascii="Times New Roman" w:eastAsia="Times New Roman" w:hAnsi="Times New Roman" w:cs="Times New Roman"/>
          </w:rPr>
          <w:delText xml:space="preserve">on </w:delText>
        </w:r>
      </w:del>
      <w:ins w:id="32" w:author="Glass George Frederick Jr" w:date="2022-08-03T09:43:00Z">
        <w:r w:rsidR="0008347F">
          <w:rPr>
            <w:rFonts w:ascii="Times New Roman" w:eastAsia="Times New Roman" w:hAnsi="Times New Roman" w:cs="Times New Roman"/>
          </w:rPr>
          <w:t>with</w:t>
        </w:r>
        <w:r w:rsidR="0008347F" w:rsidRPr="00F66AC9">
          <w:rPr>
            <w:rFonts w:ascii="Times New Roman" w:eastAsia="Times New Roman" w:hAnsi="Times New Roman" w:cs="Times New Roman"/>
          </w:rPr>
          <w:t xml:space="preserve"> </w:t>
        </w:r>
      </w:ins>
      <w:r w:rsidRPr="00F66AC9">
        <w:rPr>
          <w:rFonts w:ascii="Times New Roman" w:eastAsia="Times New Roman" w:hAnsi="Times New Roman" w:cs="Times New Roman"/>
        </w:rPr>
        <w:t>nasogastric tube feeding</w:t>
      </w:r>
      <w:r w:rsidR="007D4C8E" w:rsidRPr="00F66AC9">
        <w:rPr>
          <w:rFonts w:ascii="Times New Roman" w:eastAsia="Times New Roman" w:hAnsi="Times New Roman" w:cs="Times New Roman"/>
        </w:rPr>
        <w:t xml:space="preserve"> </w:t>
      </w:r>
      <w:ins w:id="33" w:author="Glass George Frederick Jr" w:date="2022-08-03T09:41:00Z">
        <w:r w:rsidR="0008347F">
          <w:rPr>
            <w:rFonts w:ascii="Times New Roman" w:eastAsia="Times New Roman" w:hAnsi="Times New Roman" w:cs="Times New Roman"/>
          </w:rPr>
          <w:t xml:space="preserve">at home </w:t>
        </w:r>
      </w:ins>
      <w:r w:rsidR="007D4C8E" w:rsidRPr="00F66AC9">
        <w:rPr>
          <w:rFonts w:ascii="Times New Roman" w:eastAsia="Times New Roman" w:hAnsi="Times New Roman" w:cs="Times New Roman"/>
        </w:rPr>
        <w:t xml:space="preserve">to explore </w:t>
      </w:r>
      <w:del w:id="34" w:author="Glass George Frederick Jr" w:date="2022-08-03T09:47:00Z">
        <w:r w:rsidR="007D4C8E" w:rsidRPr="00F66AC9" w:rsidDel="000C16E4">
          <w:rPr>
            <w:rFonts w:ascii="Times New Roman" w:eastAsia="Times New Roman" w:hAnsi="Times New Roman" w:cs="Times New Roman"/>
          </w:rPr>
          <w:delText>in</w:delText>
        </w:r>
      </w:del>
      <w:del w:id="35" w:author="Glass George Frederick Jr" w:date="2022-08-03T09:43:00Z">
        <w:r w:rsidR="007D4C8E" w:rsidRPr="00F66AC9" w:rsidDel="0008347F">
          <w:rPr>
            <w:rFonts w:ascii="Times New Roman" w:eastAsia="Times New Roman" w:hAnsi="Times New Roman" w:cs="Times New Roman"/>
          </w:rPr>
          <w:delText>-</w:delText>
        </w:r>
      </w:del>
      <w:del w:id="36" w:author="Glass George Frederick Jr" w:date="2022-08-03T09:47:00Z">
        <w:r w:rsidR="007D4C8E" w:rsidRPr="00F66AC9" w:rsidDel="000C16E4">
          <w:rPr>
            <w:rFonts w:ascii="Times New Roman" w:eastAsia="Times New Roman" w:hAnsi="Times New Roman" w:cs="Times New Roman"/>
          </w:rPr>
          <w:delText xml:space="preserve">depth </w:delText>
        </w:r>
      </w:del>
      <w:r w:rsidR="007D4C8E" w:rsidRPr="00F66AC9">
        <w:rPr>
          <w:rFonts w:ascii="Times New Roman" w:eastAsia="Times New Roman" w:hAnsi="Times New Roman" w:cs="Times New Roman"/>
        </w:rPr>
        <w:t>their experiences</w:t>
      </w:r>
      <w:ins w:id="37" w:author="Glass George Frederick Jr" w:date="2022-08-03T09:47:00Z">
        <w:r w:rsidR="000C16E4">
          <w:rPr>
            <w:rFonts w:ascii="Times New Roman" w:eastAsia="Times New Roman" w:hAnsi="Times New Roman" w:cs="Times New Roman"/>
          </w:rPr>
          <w:t xml:space="preserve"> </w:t>
        </w:r>
        <w:r w:rsidR="000C16E4" w:rsidRPr="00F66AC9">
          <w:rPr>
            <w:rFonts w:ascii="Times New Roman" w:eastAsia="Times New Roman" w:hAnsi="Times New Roman" w:cs="Times New Roman"/>
          </w:rPr>
          <w:t>in</w:t>
        </w:r>
        <w:r w:rsidR="000C16E4">
          <w:rPr>
            <w:rFonts w:ascii="Times New Roman" w:eastAsia="Times New Roman" w:hAnsi="Times New Roman" w:cs="Times New Roman"/>
          </w:rPr>
          <w:t xml:space="preserve"> </w:t>
        </w:r>
        <w:r w:rsidR="000C16E4" w:rsidRPr="00F66AC9">
          <w:rPr>
            <w:rFonts w:ascii="Times New Roman" w:eastAsia="Times New Roman" w:hAnsi="Times New Roman" w:cs="Times New Roman"/>
          </w:rPr>
          <w:t>depth</w:t>
        </w:r>
      </w:ins>
      <w:r w:rsidRPr="00F66AC9">
        <w:rPr>
          <w:rFonts w:ascii="Times New Roman" w:eastAsia="Times New Roman" w:hAnsi="Times New Roman" w:cs="Times New Roman"/>
        </w:rPr>
        <w:t xml:space="preserve">. </w:t>
      </w:r>
      <w:r w:rsidR="00F66AC9" w:rsidRPr="00F66AC9">
        <w:rPr>
          <w:rFonts w:ascii="Times New Roman" w:eastAsia="Times New Roman" w:hAnsi="Times New Roman" w:cs="Times New Roman"/>
        </w:rPr>
        <w:t>Elisabeth Kübler-Ross’s model of the five stages of grief was the conceptual framework applied to guide the thematic analysis process.</w:t>
      </w:r>
    </w:p>
    <w:p w14:paraId="2D967D19" w14:textId="7D63DC07" w:rsidR="00A041AA" w:rsidRPr="00F66AC9" w:rsidRDefault="00A041AA" w:rsidP="00A041AA">
      <w:pPr>
        <w:spacing w:line="480" w:lineRule="auto"/>
        <w:rPr>
          <w:rFonts w:ascii="Times New Roman" w:eastAsia="Times New Roman" w:hAnsi="Times New Roman" w:cs="Times New Roman"/>
          <w:highlight w:val="yellow"/>
        </w:rPr>
      </w:pPr>
      <w:r w:rsidRPr="00F66AC9">
        <w:rPr>
          <w:rFonts w:ascii="Times New Roman" w:eastAsia="Times New Roman" w:hAnsi="Times New Roman" w:cs="Times New Roman"/>
          <w:b/>
        </w:rPr>
        <w:t>Results</w:t>
      </w:r>
      <w:r w:rsidRPr="00F66AC9">
        <w:rPr>
          <w:rFonts w:ascii="Times New Roman" w:eastAsia="Times New Roman" w:hAnsi="Times New Roman" w:cs="Times New Roman"/>
        </w:rPr>
        <w:t xml:space="preserve">: </w:t>
      </w:r>
      <w:ins w:id="38" w:author="Glass George Frederick Jr" w:date="2022-08-03T09:41:00Z">
        <w:r w:rsidR="0008347F">
          <w:rPr>
            <w:rFonts w:ascii="Times New Roman" w:eastAsia="Times New Roman" w:hAnsi="Times New Roman" w:cs="Times New Roman"/>
          </w:rPr>
          <w:t xml:space="preserve">10 caregivers were interviewed. </w:t>
        </w:r>
      </w:ins>
      <w:del w:id="39" w:author="Glass George Frederick Jr" w:date="2022-08-03T09:41:00Z">
        <w:r w:rsidRPr="00F66AC9" w:rsidDel="0008347F">
          <w:rPr>
            <w:rFonts w:ascii="Times New Roman" w:eastAsia="Times New Roman" w:hAnsi="Times New Roman" w:cs="Times New Roman"/>
          </w:rPr>
          <w:delText xml:space="preserve">Results </w:delText>
        </w:r>
      </w:del>
      <w:ins w:id="40" w:author="Glass George Frederick Jr" w:date="2022-08-03T09:41:00Z">
        <w:r w:rsidR="0008347F">
          <w:rPr>
            <w:rFonts w:ascii="Times New Roman" w:eastAsia="Times New Roman" w:hAnsi="Times New Roman" w:cs="Times New Roman"/>
          </w:rPr>
          <w:t>Findings</w:t>
        </w:r>
        <w:r w:rsidR="0008347F" w:rsidRPr="00F66AC9">
          <w:rPr>
            <w:rFonts w:ascii="Times New Roman" w:eastAsia="Times New Roman" w:hAnsi="Times New Roman" w:cs="Times New Roman"/>
          </w:rPr>
          <w:t xml:space="preserve"> </w:t>
        </w:r>
      </w:ins>
      <w:r w:rsidRPr="00F66AC9">
        <w:rPr>
          <w:rFonts w:ascii="Times New Roman" w:eastAsia="Times New Roman" w:hAnsi="Times New Roman" w:cs="Times New Roman"/>
        </w:rPr>
        <w:t>outlined the emotional arc of a caregiver’s journey in nasogastric tube feeding, with four prominent transitions</w:t>
      </w:r>
      <w:ins w:id="41" w:author="Glass George Frederick Jr" w:date="2022-08-03T09:49:00Z">
        <w:r w:rsidR="00806900">
          <w:rPr>
            <w:rFonts w:ascii="Times New Roman" w:eastAsia="Times New Roman" w:hAnsi="Times New Roman" w:cs="Times New Roman"/>
          </w:rPr>
          <w:t>:</w:t>
        </w:r>
      </w:ins>
      <w:r w:rsidRPr="00F66AC9">
        <w:rPr>
          <w:rFonts w:ascii="Times New Roman" w:eastAsia="Times New Roman" w:hAnsi="Times New Roman" w:cs="Times New Roman"/>
        </w:rPr>
        <w:t xml:space="preserve"> (1) Disruption of Caregivers’ Normality: Attempting to Grasp Reality, (2) Encountering Road-Blocks: Despondency Arises &amp; Frustrations Abound, (3) Adjusting to the New Normal: Reclaiming Confidence &amp; Positivity and (4) Thriving &amp; Integrating into the New Normal.</w:t>
      </w:r>
    </w:p>
    <w:p w14:paraId="6A164867" w14:textId="327E0D28" w:rsidR="00BD7898" w:rsidRPr="00F66AC9" w:rsidRDefault="007D4C8E" w:rsidP="007D4C8E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F66AC9">
        <w:rPr>
          <w:rFonts w:ascii="Times New Roman" w:eastAsia="Times New Roman" w:hAnsi="Times New Roman" w:cs="Times New Roman"/>
          <w:b/>
        </w:rPr>
        <w:t xml:space="preserve">Discussion &amp; </w:t>
      </w:r>
      <w:r w:rsidR="00A041AA" w:rsidRPr="00F66AC9">
        <w:rPr>
          <w:rFonts w:ascii="Times New Roman" w:eastAsia="Times New Roman" w:hAnsi="Times New Roman" w:cs="Times New Roman"/>
          <w:b/>
        </w:rPr>
        <w:t>Conclusion</w:t>
      </w:r>
      <w:r w:rsidR="00A041AA" w:rsidRPr="00F66AC9">
        <w:rPr>
          <w:rFonts w:ascii="Times New Roman" w:eastAsia="Times New Roman" w:hAnsi="Times New Roman" w:cs="Times New Roman"/>
        </w:rPr>
        <w:t xml:space="preserve">: </w:t>
      </w:r>
      <w:r w:rsidRPr="00F66AC9">
        <w:rPr>
          <w:rFonts w:ascii="Times New Roman" w:eastAsia="Times New Roman" w:hAnsi="Times New Roman" w:cs="Times New Roman"/>
        </w:rPr>
        <w:t xml:space="preserve">Our findings illuminate </w:t>
      </w:r>
      <w:del w:id="42" w:author="Glass George Frederick Jr" w:date="2022-08-03T09:49:00Z">
        <w:r w:rsidRPr="00F66AC9" w:rsidDel="00806900">
          <w:rPr>
            <w:rFonts w:ascii="Times New Roman" w:eastAsia="Times New Roman" w:hAnsi="Times New Roman" w:cs="Times New Roman"/>
          </w:rPr>
          <w:delText xml:space="preserve">each of the </w:delText>
        </w:r>
      </w:del>
      <w:r w:rsidRPr="00F66AC9">
        <w:rPr>
          <w:rFonts w:ascii="Times New Roman" w:eastAsia="Times New Roman" w:hAnsi="Times New Roman" w:cs="Times New Roman"/>
        </w:rPr>
        <w:t>four transition</w:t>
      </w:r>
      <w:ins w:id="43" w:author="Glass George Frederick Jr" w:date="2022-08-03T09:42:00Z">
        <w:r w:rsidR="0008347F">
          <w:rPr>
            <w:rFonts w:ascii="Times New Roman" w:eastAsia="Times New Roman" w:hAnsi="Times New Roman" w:cs="Times New Roman"/>
          </w:rPr>
          <w:t>al</w:t>
        </w:r>
      </w:ins>
      <w:r w:rsidRPr="00F66AC9">
        <w:rPr>
          <w:rFonts w:ascii="Times New Roman" w:eastAsia="Times New Roman" w:hAnsi="Times New Roman" w:cs="Times New Roman"/>
        </w:rPr>
        <w:t xml:space="preserve"> stages of caregivers’ physical and psycho-emotional challenges when </w:t>
      </w:r>
      <w:ins w:id="44" w:author="Glass George Frederick Jr" w:date="2022-08-03T09:49:00Z">
        <w:r w:rsidR="00806900">
          <w:rPr>
            <w:rFonts w:ascii="Times New Roman" w:eastAsia="Times New Roman" w:hAnsi="Times New Roman" w:cs="Times New Roman"/>
          </w:rPr>
          <w:t xml:space="preserve">they first </w:t>
        </w:r>
      </w:ins>
      <w:del w:id="45" w:author="Glass George Frederick Jr" w:date="2022-08-03T09:49:00Z">
        <w:r w:rsidRPr="00F66AC9" w:rsidDel="00806900">
          <w:rPr>
            <w:rFonts w:ascii="Times New Roman" w:eastAsia="Times New Roman" w:hAnsi="Times New Roman" w:cs="Times New Roman"/>
          </w:rPr>
          <w:delText xml:space="preserve">caring </w:delText>
        </w:r>
      </w:del>
      <w:ins w:id="46" w:author="Glass George Frederick Jr" w:date="2022-08-03T09:49:00Z">
        <w:r w:rsidR="00806900">
          <w:rPr>
            <w:rFonts w:ascii="Times New Roman" w:eastAsia="Times New Roman" w:hAnsi="Times New Roman" w:cs="Times New Roman"/>
          </w:rPr>
          <w:t>care</w:t>
        </w:r>
        <w:r w:rsidR="00806900" w:rsidRPr="00F66AC9">
          <w:rPr>
            <w:rFonts w:ascii="Times New Roman" w:eastAsia="Times New Roman" w:hAnsi="Times New Roman" w:cs="Times New Roman"/>
          </w:rPr>
          <w:t xml:space="preserve"> </w:t>
        </w:r>
      </w:ins>
      <w:r w:rsidRPr="00F66AC9">
        <w:rPr>
          <w:rFonts w:ascii="Times New Roman" w:eastAsia="Times New Roman" w:hAnsi="Times New Roman" w:cs="Times New Roman"/>
        </w:rPr>
        <w:t xml:space="preserve">for </w:t>
      </w:r>
      <w:ins w:id="47" w:author="Glass George Frederick Jr" w:date="2022-08-03T09:49:00Z">
        <w:r w:rsidR="00806900">
          <w:rPr>
            <w:rFonts w:ascii="Times New Roman" w:eastAsia="Times New Roman" w:hAnsi="Times New Roman" w:cs="Times New Roman"/>
          </w:rPr>
          <w:t xml:space="preserve"> a </w:t>
        </w:r>
      </w:ins>
      <w:del w:id="48" w:author="Glass George Frederick Jr" w:date="2022-08-03T09:49:00Z">
        <w:r w:rsidRPr="00F66AC9" w:rsidDel="00806900">
          <w:rPr>
            <w:rFonts w:ascii="Times New Roman" w:eastAsia="Times New Roman" w:hAnsi="Times New Roman" w:cs="Times New Roman"/>
          </w:rPr>
          <w:delText xml:space="preserve">persons </w:delText>
        </w:r>
      </w:del>
      <w:ins w:id="49" w:author="Glass George Frederick Jr" w:date="2022-08-03T09:49:00Z">
        <w:r w:rsidR="00806900" w:rsidRPr="00F66AC9">
          <w:rPr>
            <w:rFonts w:ascii="Times New Roman" w:eastAsia="Times New Roman" w:hAnsi="Times New Roman" w:cs="Times New Roman"/>
          </w:rPr>
          <w:t>person</w:t>
        </w:r>
        <w:r w:rsidR="00806900">
          <w:rPr>
            <w:rFonts w:ascii="Times New Roman" w:eastAsia="Times New Roman" w:hAnsi="Times New Roman" w:cs="Times New Roman"/>
          </w:rPr>
          <w:t xml:space="preserve"> returning home post-discharge</w:t>
        </w:r>
        <w:r w:rsidR="00806900" w:rsidRPr="00F66AC9">
          <w:rPr>
            <w:rFonts w:ascii="Times New Roman" w:eastAsia="Times New Roman" w:hAnsi="Times New Roman" w:cs="Times New Roman"/>
          </w:rPr>
          <w:t xml:space="preserve"> </w:t>
        </w:r>
      </w:ins>
      <w:del w:id="50" w:author="Glass George Frederick Jr" w:date="2022-08-03T09:42:00Z">
        <w:r w:rsidRPr="00F66AC9" w:rsidDel="0008347F">
          <w:rPr>
            <w:rFonts w:ascii="Times New Roman" w:eastAsia="Times New Roman" w:hAnsi="Times New Roman" w:cs="Times New Roman"/>
          </w:rPr>
          <w:delText>on the</w:delText>
        </w:r>
      </w:del>
      <w:ins w:id="51" w:author="Glass George Frederick Jr" w:date="2022-08-03T09:42:00Z">
        <w:r w:rsidR="0008347F">
          <w:rPr>
            <w:rFonts w:ascii="Times New Roman" w:eastAsia="Times New Roman" w:hAnsi="Times New Roman" w:cs="Times New Roman"/>
          </w:rPr>
          <w:t>with</w:t>
        </w:r>
      </w:ins>
      <w:r w:rsidRPr="00F66AC9">
        <w:rPr>
          <w:rFonts w:ascii="Times New Roman" w:eastAsia="Times New Roman" w:hAnsi="Times New Roman" w:cs="Times New Roman"/>
        </w:rPr>
        <w:t xml:space="preserve"> </w:t>
      </w:r>
      <w:ins w:id="52" w:author="Glass George Frederick Jr" w:date="2022-08-03T09:49:00Z">
        <w:r w:rsidR="00806900">
          <w:rPr>
            <w:rFonts w:ascii="Times New Roman" w:eastAsia="Times New Roman" w:hAnsi="Times New Roman" w:cs="Times New Roman"/>
          </w:rPr>
          <w:t xml:space="preserve">a </w:t>
        </w:r>
      </w:ins>
      <w:r w:rsidRPr="00F66AC9">
        <w:rPr>
          <w:rFonts w:ascii="Times New Roman" w:eastAsia="Times New Roman" w:hAnsi="Times New Roman" w:cs="Times New Roman"/>
        </w:rPr>
        <w:t>nasogastric tube</w:t>
      </w:r>
      <w:del w:id="53" w:author="Glass George Frederick Jr" w:date="2022-08-03T09:50:00Z">
        <w:r w:rsidRPr="00F66AC9" w:rsidDel="00806900">
          <w:rPr>
            <w:rFonts w:ascii="Times New Roman" w:eastAsia="Times New Roman" w:hAnsi="Times New Roman" w:cs="Times New Roman"/>
          </w:rPr>
          <w:delText xml:space="preserve"> after discharge</w:delText>
        </w:r>
      </w:del>
      <w:r w:rsidRPr="00F66AC9">
        <w:rPr>
          <w:rFonts w:ascii="Times New Roman" w:eastAsia="Times New Roman" w:hAnsi="Times New Roman" w:cs="Times New Roman"/>
        </w:rPr>
        <w:t xml:space="preserve">. The enhanced understanding would enable healthcare workers to better empathize with </w:t>
      </w:r>
      <w:del w:id="54" w:author="Glass George Frederick Jr" w:date="2022-08-03T09:43:00Z">
        <w:r w:rsidRPr="00F66AC9" w:rsidDel="0008347F">
          <w:rPr>
            <w:rFonts w:ascii="Times New Roman" w:eastAsia="Times New Roman" w:hAnsi="Times New Roman" w:cs="Times New Roman"/>
          </w:rPr>
          <w:delText xml:space="preserve">the </w:delText>
        </w:r>
      </w:del>
      <w:r w:rsidRPr="00F66AC9">
        <w:rPr>
          <w:rFonts w:ascii="Times New Roman" w:eastAsia="Times New Roman" w:hAnsi="Times New Roman" w:cs="Times New Roman"/>
        </w:rPr>
        <w:t xml:space="preserve">caregivers’ experiences in nasogastric tube management. The incorporation of such insights into nasogastric tube training would better prepare caregivers </w:t>
      </w:r>
      <w:r w:rsidRPr="00F66AC9">
        <w:rPr>
          <w:rFonts w:ascii="Times New Roman" w:eastAsia="Times New Roman" w:hAnsi="Times New Roman" w:cs="Times New Roman"/>
        </w:rPr>
        <w:lastRenderedPageBreak/>
        <w:t xml:space="preserve">and patients transiting to nasogastric tube feeding at home and </w:t>
      </w:r>
      <w:del w:id="55" w:author="Glass George Frederick Jr" w:date="2022-08-03T09:43:00Z">
        <w:r w:rsidRPr="00F66AC9" w:rsidDel="0008347F">
          <w:rPr>
            <w:rFonts w:ascii="Times New Roman" w:eastAsia="Times New Roman" w:hAnsi="Times New Roman" w:cs="Times New Roman"/>
          </w:rPr>
          <w:delText xml:space="preserve">to </w:delText>
        </w:r>
      </w:del>
      <w:r w:rsidRPr="00F66AC9">
        <w:rPr>
          <w:rFonts w:ascii="Times New Roman" w:eastAsia="Times New Roman" w:hAnsi="Times New Roman" w:cs="Times New Roman"/>
        </w:rPr>
        <w:t xml:space="preserve">the pressing need to augment their quality of life and care post-discharge.  </w:t>
      </w:r>
    </w:p>
    <w:sectPr w:rsidR="00BD7898" w:rsidRPr="00F66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orge Glass">
    <w15:presenceInfo w15:providerId="Windows Live" w15:userId="9c79d2c18be64ad1"/>
  </w15:person>
  <w15:person w15:author="Glass George Frederick Jr">
    <w15:presenceInfo w15:providerId="AD" w15:userId="S-1-5-21-154280456-1944677375-1177442754-1962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1AA"/>
    <w:rsid w:val="0008347F"/>
    <w:rsid w:val="000C16E4"/>
    <w:rsid w:val="00200D30"/>
    <w:rsid w:val="003166C7"/>
    <w:rsid w:val="007D4C8E"/>
    <w:rsid w:val="00806900"/>
    <w:rsid w:val="00A041AA"/>
    <w:rsid w:val="00BD7898"/>
    <w:rsid w:val="00F6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50BB"/>
  <w15:chartTrackingRefBased/>
  <w15:docId w15:val="{C477F885-F75A-4D19-9F2E-6F6D0BCA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Arial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1AA"/>
    <w:pPr>
      <w:spacing w:after="0" w:line="240" w:lineRule="auto"/>
    </w:pPr>
    <w:rPr>
      <w:rFonts w:ascii="Calibri" w:eastAsia="SimSun" w:hAnsi="Calibri" w:cs="Calibri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00D30"/>
    <w:pPr>
      <w:spacing w:after="0" w:line="240" w:lineRule="auto"/>
    </w:pPr>
    <w:rPr>
      <w:rFonts w:ascii="Calibri" w:eastAsia="SimSun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 standalone="yes"?>
<Relationships xmlns="http://schemas.openxmlformats.org/package/2006/relationships">
  <Relationship Id="rId3" Type="http://schemas.openxmlformats.org/officeDocument/2006/relationships/webSettings" Target="webSettings.xml" />
  <Relationship Id="rId2" Type="http://schemas.openxmlformats.org/officeDocument/2006/relationships/settings" Target="settings.xml" />
  <Relationship Id="rId1" Type="http://schemas.openxmlformats.org/officeDocument/2006/relationships/styles" Target="styles.xml" />
  <Relationship Id="rId6" Type="http://schemas.openxmlformats.org/officeDocument/2006/relationships/theme" Target="theme/theme1.xml" />
  <Relationship Id="rId5" Type="http://schemas.microsoft.com/office/2011/relationships/people" Target="people.xml" />
  <Relationship Id="rId4" Type="http://schemas.openxmlformats.org/officeDocument/2006/relationships/fontTable" Target="fontTable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An Ling</dc:creator>
  <cp:keywords/>
  <dc:description/>
  <cp:lastModifiedBy>George Glass</cp:lastModifiedBy>
  <cp:revision>6</cp:revision>
  <dcterms:created xsi:type="dcterms:W3CDTF">2022-08-03T01:44:00Z</dcterms:created>
  <dcterms:modified xsi:type="dcterms:W3CDTF">2022-08-04T07:54:00Z</dcterms:modified>
</cp:coreProperties>
</file>