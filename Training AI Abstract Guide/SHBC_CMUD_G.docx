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A9F815" w14:textId="51617615" w:rsidR="00242CF2" w:rsidDel="00A82FA3" w:rsidRDefault="00192816" w:rsidP="00192816">
      <w:pPr>
        <w:jc w:val="center"/>
        <w:rPr>
          <w:del w:id="0" w:author="Glass George Frederick Jr" w:date="2022-08-04T16:08:00Z"/>
          <w:b/>
          <w:bCs/>
        </w:rPr>
      </w:pPr>
      <w:del w:id="1" w:author="Glass George Frederick Jr" w:date="2022-08-04T16:08:00Z">
        <w:r w:rsidRPr="00192816" w:rsidDel="00A82FA3">
          <w:rPr>
            <w:b/>
            <w:bCs/>
          </w:rPr>
          <w:delText>SHBC Abstract</w:delText>
        </w:r>
      </w:del>
    </w:p>
    <w:p w14:paraId="6C100333" w14:textId="3F17A9DB" w:rsidR="00192816" w:rsidRPr="00192816" w:rsidDel="00A82FA3" w:rsidRDefault="00192816">
      <w:pPr>
        <w:rPr>
          <w:del w:id="2" w:author="Glass George Frederick Jr" w:date="2022-08-04T16:08:00Z"/>
          <w:b/>
          <w:bCs/>
        </w:rPr>
      </w:pPr>
      <w:del w:id="3" w:author="Glass George Frederick Jr" w:date="2022-08-04T16:08:00Z">
        <w:r w:rsidDel="00A82FA3">
          <w:rPr>
            <w:b/>
            <w:bCs/>
          </w:rPr>
          <w:delText xml:space="preserve">Suggested category: </w:delText>
        </w:r>
        <w:r w:rsidRPr="00192816" w:rsidDel="00A82FA3">
          <w:delText>Nursing</w:delText>
        </w:r>
      </w:del>
    </w:p>
    <w:p w14:paraId="14CCAFA6" w14:textId="09DC108D" w:rsidR="004604E3" w:rsidDel="00A82FA3" w:rsidRDefault="004604E3" w:rsidP="00CD4679">
      <w:pPr>
        <w:jc w:val="both"/>
        <w:rPr>
          <w:del w:id="4" w:author="Glass George Frederick Jr" w:date="2022-08-04T16:08:00Z"/>
        </w:rPr>
      </w:pPr>
    </w:p>
    <w:p w14:paraId="0E019E8A" w14:textId="14F4E5B6" w:rsidR="004604E3" w:rsidRDefault="004604E3" w:rsidP="00CD4679">
      <w:pPr>
        <w:jc w:val="both"/>
        <w:rPr>
          <w:ins w:id="5" w:author="Glass George Frederick Jr" w:date="2022-08-04T16:07:00Z"/>
        </w:rPr>
      </w:pPr>
      <w:r w:rsidRPr="00242CF2">
        <w:rPr>
          <w:b/>
          <w:bCs/>
        </w:rPr>
        <w:t>Title:</w:t>
      </w:r>
      <w:r>
        <w:t xml:space="preserve"> </w:t>
      </w:r>
      <w:del w:id="6" w:author="Glass George Frederick Jr" w:date="2022-08-04T16:03:00Z">
        <w:r w:rsidR="009F6A9B" w:rsidDel="00F7130E">
          <w:delText>A pilot study</w:delText>
        </w:r>
        <w:r w:rsidDel="00F7130E">
          <w:delText xml:space="preserve"> of</w:delText>
        </w:r>
      </w:del>
      <w:ins w:id="7" w:author="Glass George Frederick Jr" w:date="2022-08-04T16:03:00Z">
        <w:r w:rsidR="00F7130E">
          <w:t>Evaluation of a pilot</w:t>
        </w:r>
      </w:ins>
      <w:r>
        <w:t xml:space="preserve"> </w:t>
      </w:r>
      <w:del w:id="8" w:author="Glass George Frederick Jr" w:date="2022-08-04T16:03:00Z">
        <w:r w:rsidDel="00F7130E">
          <w:delText xml:space="preserve">a </w:delText>
        </w:r>
      </w:del>
      <w:r w:rsidR="00242CF2">
        <w:t>virtual</w:t>
      </w:r>
      <w:r>
        <w:t xml:space="preserve">, group-based education </w:t>
      </w:r>
      <w:r w:rsidR="006E495D">
        <w:t xml:space="preserve">programme </w:t>
      </w:r>
      <w:r w:rsidR="009F6A9B">
        <w:t>to</w:t>
      </w:r>
      <w:r>
        <w:t xml:space="preserve"> improv</w:t>
      </w:r>
      <w:r w:rsidR="009F6A9B">
        <w:t>e</w:t>
      </w:r>
      <w:r>
        <w:t xml:space="preserve"> dementia</w:t>
      </w:r>
      <w:r w:rsidR="009F6A9B">
        <w:t xml:space="preserve"> </w:t>
      </w:r>
      <w:r>
        <w:t xml:space="preserve">knowledge </w:t>
      </w:r>
      <w:r w:rsidR="009F6A9B">
        <w:t>among</w:t>
      </w:r>
      <w:r>
        <w:t xml:space="preserve"> family caregivers </w:t>
      </w:r>
      <w:r w:rsidR="009F6A9B">
        <w:t>of</w:t>
      </w:r>
      <w:r>
        <w:t xml:space="preserve"> persons with </w:t>
      </w:r>
      <w:r w:rsidR="00753197">
        <w:t>d</w:t>
      </w:r>
      <w:r>
        <w:t>ementia</w:t>
      </w:r>
      <w:r w:rsidR="009F6A9B">
        <w:t>.</w:t>
      </w:r>
    </w:p>
    <w:p w14:paraId="121D3520" w14:textId="058BB8B9" w:rsidR="00F7130E" w:rsidRDefault="00F7130E" w:rsidP="00CD4679">
      <w:pPr>
        <w:jc w:val="both"/>
        <w:rPr>
          <w:ins w:id="9" w:author="Glass George Frederick Jr" w:date="2022-08-04T16:07:00Z"/>
        </w:rPr>
      </w:pPr>
    </w:p>
    <w:p w14:paraId="5C3A53DB" w14:textId="03CFBB36" w:rsidR="00F7130E" w:rsidRPr="00F7130E" w:rsidRDefault="00F7130E" w:rsidP="00CD4679">
      <w:pPr>
        <w:jc w:val="both"/>
        <w:rPr>
          <w:ins w:id="10" w:author="Glass George Frederick Jr" w:date="2022-08-04T16:08:00Z"/>
          <w:b/>
          <w:u w:val="single"/>
          <w:rPrChange w:id="11" w:author="Glass George Frederick Jr" w:date="2022-08-04T16:08:00Z">
            <w:rPr>
              <w:ins w:id="12" w:author="Glass George Frederick Jr" w:date="2022-08-04T16:08:00Z"/>
              <w:b/>
            </w:rPr>
          </w:rPrChange>
        </w:rPr>
      </w:pPr>
      <w:ins w:id="13" w:author="Glass George Frederick Jr" w:date="2022-08-04T16:07:00Z">
        <w:r w:rsidRPr="00F7130E">
          <w:rPr>
            <w:b/>
            <w:u w:val="single"/>
            <w:rPrChange w:id="14" w:author="Glass George Frederick Jr" w:date="2022-08-04T16:08:00Z">
              <w:rPr>
                <w:b/>
              </w:rPr>
            </w:rPrChange>
          </w:rPr>
          <w:t>C</w:t>
        </w:r>
      </w:ins>
      <w:ins w:id="15" w:author="Glass George Frederick Jr" w:date="2022-08-04T16:08:00Z">
        <w:r w:rsidRPr="00F7130E">
          <w:rPr>
            <w:b/>
            <w:u w:val="single"/>
            <w:rPrChange w:id="16" w:author="Glass George Frederick Jr" w:date="2022-08-04T16:08:00Z">
              <w:rPr>
                <w:b/>
              </w:rPr>
            </w:rPrChange>
          </w:rPr>
          <w:t>ategory: Best Poster (Nursing)</w:t>
        </w:r>
      </w:ins>
    </w:p>
    <w:p w14:paraId="534DCA47" w14:textId="6A55E074" w:rsidR="00F7130E" w:rsidRDefault="00F7130E" w:rsidP="00CD4679">
      <w:pPr>
        <w:jc w:val="both"/>
        <w:rPr>
          <w:ins w:id="17" w:author="Glass George Frederick Jr" w:date="2022-08-04T16:08:00Z"/>
          <w:b/>
        </w:rPr>
      </w:pPr>
    </w:p>
    <w:p w14:paraId="7B90BA19" w14:textId="346A0FB8" w:rsidR="00F7130E" w:rsidRPr="00F7130E" w:rsidRDefault="00F7130E" w:rsidP="00CD4679">
      <w:pPr>
        <w:jc w:val="both"/>
        <w:rPr>
          <w:u w:val="single"/>
          <w:rPrChange w:id="18" w:author="Glass George Frederick Jr" w:date="2022-08-04T16:08:00Z">
            <w:rPr/>
          </w:rPrChange>
        </w:rPr>
      </w:pPr>
      <w:ins w:id="19" w:author="Glass George Frederick Jr" w:date="2022-08-04T16:08:00Z">
        <w:r w:rsidRPr="00F7130E">
          <w:rPr>
            <w:b/>
            <w:u w:val="single"/>
            <w:rPrChange w:id="20" w:author="Glass George Frederick Jr" w:date="2022-08-04T16:08:00Z">
              <w:rPr>
                <w:b/>
              </w:rPr>
            </w:rPrChange>
          </w:rPr>
          <w:t xml:space="preserve">Authors: </w:t>
        </w:r>
        <w:proofErr w:type="spellStart"/>
        <w:r w:rsidR="00A82FA3" w:rsidRPr="00B74DE0">
          <w:rPr>
            <w:b/>
            <w:highlight w:val="yellow"/>
            <w:u w:val="single"/>
            <w:rPrChange w:id="21" w:author="Glass George Frederick Jr" w:date="2022-08-04T16:09:00Z">
              <w:rPr>
                <w:b/>
                <w:u w:val="single"/>
              </w:rPr>
            </w:rPrChange>
          </w:rPr>
          <w:t>Samsudin</w:t>
        </w:r>
        <w:proofErr w:type="spellEnd"/>
        <w:r w:rsidR="00A82FA3" w:rsidRPr="00B74DE0">
          <w:rPr>
            <w:b/>
            <w:highlight w:val="yellow"/>
            <w:u w:val="single"/>
            <w:rPrChange w:id="22" w:author="Glass George Frederick Jr" w:date="2022-08-04T16:09:00Z">
              <w:rPr>
                <w:b/>
                <w:u w:val="single"/>
              </w:rPr>
            </w:rPrChange>
          </w:rPr>
          <w:t xml:space="preserve"> Siti </w:t>
        </w:r>
        <w:proofErr w:type="spellStart"/>
        <w:r w:rsidR="00A82FA3" w:rsidRPr="00B74DE0">
          <w:rPr>
            <w:b/>
            <w:highlight w:val="yellow"/>
            <w:u w:val="single"/>
            <w:rPrChange w:id="23" w:author="Glass George Frederick Jr" w:date="2022-08-04T16:09:00Z">
              <w:rPr>
                <w:b/>
                <w:u w:val="single"/>
              </w:rPr>
            </w:rPrChange>
          </w:rPr>
          <w:t>Aishah</w:t>
        </w:r>
        <w:proofErr w:type="spellEnd"/>
        <w:r w:rsidR="00A82FA3">
          <w:rPr>
            <w:b/>
            <w:u w:val="single"/>
          </w:rPr>
          <w:t xml:space="preserve">, Chng Yun Jia Devon, </w:t>
        </w:r>
      </w:ins>
      <w:ins w:id="24" w:author="Glass George Frederick Jr" w:date="2022-08-04T16:10:00Z">
        <w:r w:rsidR="00873384">
          <w:rPr>
            <w:b/>
            <w:u w:val="single"/>
          </w:rPr>
          <w:t xml:space="preserve">Siew </w:t>
        </w:r>
        <w:proofErr w:type="gramStart"/>
        <w:r w:rsidR="00873384">
          <w:rPr>
            <w:b/>
            <w:u w:val="single"/>
          </w:rPr>
          <w:t>An</w:t>
        </w:r>
        <w:proofErr w:type="gramEnd"/>
        <w:r w:rsidR="00873384">
          <w:rPr>
            <w:b/>
            <w:u w:val="single"/>
          </w:rPr>
          <w:t xml:space="preserve"> Ling, </w:t>
        </w:r>
      </w:ins>
      <w:bookmarkStart w:id="25" w:name="_GoBack"/>
      <w:bookmarkEnd w:id="25"/>
      <w:ins w:id="26" w:author="Glass George Frederick Jr" w:date="2022-08-04T16:08:00Z">
        <w:r w:rsidR="00A82FA3">
          <w:rPr>
            <w:b/>
            <w:u w:val="single"/>
          </w:rPr>
          <w:t>Lim Shi Ling, Koh Hui Moi Amanda,</w:t>
        </w:r>
      </w:ins>
      <w:ins w:id="27" w:author="Glass George Frederick Jr" w:date="2022-08-04T16:09:00Z">
        <w:r w:rsidR="00A82FA3">
          <w:rPr>
            <w:b/>
            <w:u w:val="single"/>
          </w:rPr>
          <w:t xml:space="preserve"> Poh Thong Hoon, Chan Ee Yuee</w:t>
        </w:r>
      </w:ins>
    </w:p>
    <w:p w14:paraId="3D652B16" w14:textId="7395E5D1" w:rsidR="004604E3" w:rsidRDefault="004604E3" w:rsidP="00CD4679">
      <w:pPr>
        <w:jc w:val="both"/>
      </w:pPr>
    </w:p>
    <w:p w14:paraId="0D732802" w14:textId="77515332" w:rsidR="005652BE" w:rsidRPr="00A937E5" w:rsidRDefault="00242CF2" w:rsidP="00CD4679">
      <w:pPr>
        <w:jc w:val="both"/>
        <w:rPr>
          <w:b/>
          <w:bCs/>
        </w:rPr>
      </w:pPr>
      <w:r w:rsidRPr="009F6A9B">
        <w:rPr>
          <w:b/>
          <w:bCs/>
        </w:rPr>
        <w:t>Background:</w:t>
      </w:r>
    </w:p>
    <w:p w14:paraId="178DB745" w14:textId="73345180" w:rsidR="004C5B3E" w:rsidRDefault="00FF6BF4" w:rsidP="00CD4679">
      <w:pPr>
        <w:jc w:val="both"/>
        <w:rPr>
          <w:rFonts w:ascii="AppleSystemUIFont" w:eastAsiaTheme="minorHAnsi" w:hAnsi="AppleSystemUIFont" w:cs="AppleSystemUIFont"/>
          <w:sz w:val="26"/>
          <w:szCs w:val="26"/>
          <w:lang w:val="en-GB" w:eastAsia="en-US"/>
        </w:rPr>
      </w:pPr>
      <w:r>
        <w:t>Family caregivers of Persons with Dementia (</w:t>
      </w:r>
      <w:proofErr w:type="spellStart"/>
      <w:r>
        <w:t>PwD</w:t>
      </w:r>
      <w:proofErr w:type="spellEnd"/>
      <w:r>
        <w:t>)</w:t>
      </w:r>
      <w:r w:rsidR="00322E87">
        <w:t xml:space="preserve"> play a central role in </w:t>
      </w:r>
      <w:r w:rsidR="003506DF">
        <w:t xml:space="preserve">the </w:t>
      </w:r>
      <w:r w:rsidR="00322E87">
        <w:t>dementia caregiving continuum.</w:t>
      </w:r>
      <w:r w:rsidR="003506DF">
        <w:t xml:space="preserve"> </w:t>
      </w:r>
      <w:r w:rsidR="009E7085">
        <w:t>This</w:t>
      </w:r>
      <w:r w:rsidR="00322E87">
        <w:t xml:space="preserve"> demanding task </w:t>
      </w:r>
      <w:r w:rsidR="00CE3B98">
        <w:t>can</w:t>
      </w:r>
      <w:r w:rsidR="00262E85">
        <w:t xml:space="preserve"> </w:t>
      </w:r>
      <w:r w:rsidR="00CE3B98">
        <w:t xml:space="preserve">lead </w:t>
      </w:r>
      <w:r w:rsidR="003506DF">
        <w:t>to</w:t>
      </w:r>
      <w:r w:rsidR="00CE2901">
        <w:t xml:space="preserve"> </w:t>
      </w:r>
      <w:r w:rsidR="00E735F9">
        <w:t>negative health and well-being outcomes</w:t>
      </w:r>
      <w:r w:rsidR="003506DF">
        <w:t xml:space="preserve"> for </w:t>
      </w:r>
      <w:r w:rsidR="009E7085">
        <w:t>caregivers</w:t>
      </w:r>
      <w:r w:rsidR="00322E87">
        <w:t>.</w:t>
      </w:r>
      <w:r w:rsidR="00856132">
        <w:t xml:space="preserve"> Knowledge</w:t>
      </w:r>
      <w:r w:rsidR="00322E87">
        <w:t xml:space="preserve"> of dementia is </w:t>
      </w:r>
      <w:r w:rsidR="00E735F9">
        <w:t>known to be a</w:t>
      </w:r>
      <w:r w:rsidR="00322E87">
        <w:t xml:space="preserve"> protective</w:t>
      </w:r>
      <w:r w:rsidR="00856132">
        <w:t xml:space="preserve"> factor, associated with lower levels of </w:t>
      </w:r>
      <w:r w:rsidR="00F04E8A">
        <w:t>caregiver stress</w:t>
      </w:r>
      <w:r w:rsidR="009B71BB">
        <w:t xml:space="preserve"> and</w:t>
      </w:r>
      <w:r w:rsidR="00F04E8A">
        <w:t xml:space="preserve"> depression</w:t>
      </w:r>
      <w:r w:rsidR="00856132" w:rsidRPr="00C62C85">
        <w:t>.</w:t>
      </w:r>
      <w:r w:rsidR="004C5B3E" w:rsidRPr="00C62C85">
        <w:rPr>
          <w:rFonts w:eastAsiaTheme="minorHAnsi"/>
          <w:lang w:val="en-GB" w:eastAsia="en-US"/>
        </w:rPr>
        <w:t xml:space="preserve"> </w:t>
      </w:r>
      <w:r w:rsidR="00EE29AC" w:rsidRPr="00C62C85">
        <w:rPr>
          <w:rFonts w:eastAsiaTheme="minorHAnsi"/>
          <w:lang w:val="en-GB" w:eastAsia="en-US"/>
        </w:rPr>
        <w:t xml:space="preserve">With the </w:t>
      </w:r>
      <w:r w:rsidR="004C5B3E" w:rsidRPr="00C62C85">
        <w:rPr>
          <w:rFonts w:eastAsiaTheme="minorHAnsi"/>
          <w:lang w:val="en-GB" w:eastAsia="en-US"/>
        </w:rPr>
        <w:t>COVI</w:t>
      </w:r>
      <w:r w:rsidR="00EE29AC" w:rsidRPr="00C62C85">
        <w:rPr>
          <w:rFonts w:eastAsiaTheme="minorHAnsi"/>
          <w:lang w:val="en-GB" w:eastAsia="en-US"/>
        </w:rPr>
        <w:t xml:space="preserve">D-19 </w:t>
      </w:r>
      <w:r w:rsidR="00C62C85" w:rsidRPr="00C62C85">
        <w:rPr>
          <w:rFonts w:eastAsiaTheme="minorHAnsi"/>
          <w:lang w:val="en-GB" w:eastAsia="en-US"/>
        </w:rPr>
        <w:t>situation</w:t>
      </w:r>
      <w:r w:rsidR="00EE29AC" w:rsidRPr="00C62C85">
        <w:rPr>
          <w:rFonts w:eastAsiaTheme="minorHAnsi"/>
          <w:lang w:val="en-GB" w:eastAsia="en-US"/>
        </w:rPr>
        <w:t xml:space="preserve">, </w:t>
      </w:r>
      <w:r w:rsidR="009B71BB">
        <w:rPr>
          <w:rFonts w:eastAsiaTheme="minorHAnsi"/>
          <w:lang w:val="en-GB" w:eastAsia="en-US"/>
        </w:rPr>
        <w:t>many</w:t>
      </w:r>
      <w:r w:rsidR="00C62C85" w:rsidRPr="00C62C85">
        <w:rPr>
          <w:rFonts w:eastAsiaTheme="minorHAnsi"/>
          <w:lang w:val="en-GB" w:eastAsia="en-US"/>
        </w:rPr>
        <w:t xml:space="preserve"> educational </w:t>
      </w:r>
      <w:r w:rsidR="00EE29AC" w:rsidRPr="00C62C85">
        <w:rPr>
          <w:rFonts w:eastAsiaTheme="minorHAnsi"/>
          <w:lang w:val="en-GB" w:eastAsia="en-US"/>
        </w:rPr>
        <w:t xml:space="preserve">programmes </w:t>
      </w:r>
      <w:r w:rsidR="009B71BB">
        <w:rPr>
          <w:rFonts w:eastAsiaTheme="minorHAnsi"/>
          <w:lang w:val="en-GB" w:eastAsia="en-US"/>
        </w:rPr>
        <w:t>transitioned</w:t>
      </w:r>
      <w:r w:rsidR="00C62C85" w:rsidRPr="00C62C85">
        <w:rPr>
          <w:rFonts w:eastAsiaTheme="minorHAnsi"/>
          <w:lang w:val="en-GB" w:eastAsia="en-US"/>
        </w:rPr>
        <w:t xml:space="preserve"> online. </w:t>
      </w:r>
      <w:r w:rsidR="00AC7AD6">
        <w:rPr>
          <w:rFonts w:eastAsiaTheme="minorHAnsi"/>
          <w:lang w:val="en-GB" w:eastAsia="en-US"/>
        </w:rPr>
        <w:t>Vi</w:t>
      </w:r>
      <w:r w:rsidR="0093772D" w:rsidRPr="00C62C85">
        <w:rPr>
          <w:rFonts w:eastAsiaTheme="minorHAnsi"/>
          <w:lang w:val="en-GB" w:eastAsia="en-US"/>
        </w:rPr>
        <w:t>rtual platform</w:t>
      </w:r>
      <w:ins w:id="28" w:author="Glass George Frederick Jr" w:date="2022-08-04T16:03:00Z">
        <w:r w:rsidR="00F7130E">
          <w:rPr>
            <w:rFonts w:eastAsiaTheme="minorHAnsi"/>
            <w:lang w:val="en-GB" w:eastAsia="en-US"/>
          </w:rPr>
          <w:t>s</w:t>
        </w:r>
      </w:ins>
      <w:r w:rsidR="0093772D" w:rsidRPr="00C62C85">
        <w:rPr>
          <w:rFonts w:eastAsiaTheme="minorHAnsi"/>
          <w:lang w:val="en-GB" w:eastAsia="en-US"/>
        </w:rPr>
        <w:t xml:space="preserve"> offer</w:t>
      </w:r>
      <w:del w:id="29" w:author="Glass George Frederick Jr" w:date="2022-08-04T16:03:00Z">
        <w:r w:rsidR="0093772D" w:rsidRPr="00C62C85" w:rsidDel="00F7130E">
          <w:rPr>
            <w:rFonts w:eastAsiaTheme="minorHAnsi"/>
            <w:lang w:val="en-GB" w:eastAsia="en-US"/>
          </w:rPr>
          <w:delText>s</w:delText>
        </w:r>
      </w:del>
      <w:r w:rsidR="0093772D" w:rsidRPr="00C62C85">
        <w:rPr>
          <w:rFonts w:eastAsiaTheme="minorHAnsi"/>
          <w:lang w:val="en-GB" w:eastAsia="en-US"/>
        </w:rPr>
        <w:t xml:space="preserve"> a promising </w:t>
      </w:r>
      <w:r w:rsidR="00C62C85" w:rsidRPr="00C62C85">
        <w:rPr>
          <w:rFonts w:eastAsiaTheme="minorHAnsi"/>
          <w:lang w:val="en-GB" w:eastAsia="en-US"/>
        </w:rPr>
        <w:t xml:space="preserve">and convenient </w:t>
      </w:r>
      <w:r w:rsidR="0093772D" w:rsidRPr="00C62C85">
        <w:rPr>
          <w:rFonts w:eastAsiaTheme="minorHAnsi"/>
          <w:lang w:val="en-GB" w:eastAsia="en-US"/>
        </w:rPr>
        <w:t xml:space="preserve">alternative to conventional classroom sessions for caregivers to gain knowledge remotely </w:t>
      </w:r>
      <w:r w:rsidR="00C62C85" w:rsidRPr="00C62C85">
        <w:rPr>
          <w:rFonts w:eastAsiaTheme="minorHAnsi"/>
          <w:lang w:val="en-GB" w:eastAsia="en-US"/>
        </w:rPr>
        <w:t>amidst demanding caregiving tasks</w:t>
      </w:r>
      <w:r w:rsidR="0093772D" w:rsidRPr="00C62C85">
        <w:rPr>
          <w:rFonts w:eastAsiaTheme="minorHAnsi"/>
          <w:lang w:val="en-GB" w:eastAsia="en-US"/>
        </w:rPr>
        <w:t>.</w:t>
      </w:r>
      <w:r w:rsidR="0093772D">
        <w:rPr>
          <w:rFonts w:ascii="AppleSystemUIFont" w:eastAsiaTheme="minorHAnsi" w:hAnsi="AppleSystemUIFont" w:cs="AppleSystemUIFont"/>
          <w:sz w:val="26"/>
          <w:szCs w:val="26"/>
          <w:lang w:val="en-GB" w:eastAsia="en-US"/>
        </w:rPr>
        <w:t xml:space="preserve">  </w:t>
      </w:r>
    </w:p>
    <w:p w14:paraId="480728F9" w14:textId="6B4F0EFE" w:rsidR="00242CF2" w:rsidRDefault="004C5B3E" w:rsidP="00CD4679">
      <w:pPr>
        <w:jc w:val="both"/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</w:rPr>
        <w:t xml:space="preserve">  </w:t>
      </w:r>
    </w:p>
    <w:p w14:paraId="29B446E6" w14:textId="77777777" w:rsidR="00C22EDC" w:rsidRDefault="00242CF2" w:rsidP="00CD4679">
      <w:pPr>
        <w:jc w:val="both"/>
        <w:rPr>
          <w:b/>
          <w:bCs/>
        </w:rPr>
      </w:pPr>
      <w:r w:rsidRPr="009F6A9B">
        <w:rPr>
          <w:b/>
          <w:bCs/>
        </w:rPr>
        <w:t>Methods:</w:t>
      </w:r>
    </w:p>
    <w:p w14:paraId="47687103" w14:textId="4AB732B8" w:rsidR="00C22EDC" w:rsidRDefault="00AC7AD6" w:rsidP="00CD4679">
      <w:pPr>
        <w:jc w:val="both"/>
      </w:pPr>
      <w:r>
        <w:t xml:space="preserve">From September 2020 to May 2022, </w:t>
      </w:r>
      <w:r w:rsidR="009B71BB">
        <w:t xml:space="preserve">78 family caregivers of </w:t>
      </w:r>
      <w:proofErr w:type="spellStart"/>
      <w:r w:rsidR="009B71BB">
        <w:t>PwD</w:t>
      </w:r>
      <w:proofErr w:type="spellEnd"/>
      <w:r w:rsidR="009B71BB">
        <w:t xml:space="preserve"> attended </w:t>
      </w:r>
      <w:del w:id="30" w:author="Glass George Frederick Jr" w:date="2022-08-04T16:03:00Z">
        <w:r w:rsidR="00F75440" w:rsidDel="00F7130E">
          <w:delText xml:space="preserve">the </w:delText>
        </w:r>
      </w:del>
      <w:ins w:id="31" w:author="Glass George Frederick Jr" w:date="2022-08-04T16:03:00Z">
        <w:r w:rsidR="00F7130E">
          <w:t xml:space="preserve">a virtual </w:t>
        </w:r>
      </w:ins>
      <w:r w:rsidR="00F75440">
        <w:t>dementia education</w:t>
      </w:r>
      <w:r w:rsidR="009B71BB">
        <w:t xml:space="preserve"> programme </w:t>
      </w:r>
      <w:r>
        <w:t>conducted by</w:t>
      </w:r>
      <w:r w:rsidR="00F55133">
        <w:t xml:space="preserve"> two experienced nurses</w:t>
      </w:r>
      <w:r w:rsidR="009B71BB">
        <w:t xml:space="preserve">. </w:t>
      </w:r>
      <w:r>
        <w:t>An 8-item dementia knowledge questionnaire</w:t>
      </w:r>
      <w:r w:rsidR="00520837">
        <w:t xml:space="preserve"> with scores ranging from 0 to 8</w:t>
      </w:r>
      <w:r>
        <w:t xml:space="preserve"> were collected before an</w:t>
      </w:r>
      <w:r w:rsidR="00520837">
        <w:t>d one week after the programme.</w:t>
      </w:r>
      <w:ins w:id="32" w:author="Glass George Frederick Jr" w:date="2022-08-04T16:04:00Z">
        <w:r w:rsidR="00F7130E">
          <w:t xml:space="preserve"> Feedback was gathered using a satisfaction survey.</w:t>
        </w:r>
      </w:ins>
      <w:r w:rsidR="00520837">
        <w:t xml:space="preserve"> </w:t>
      </w:r>
      <w:ins w:id="33" w:author="Glass George Frederick Jr" w:date="2022-08-04T16:04:00Z">
        <w:r w:rsidR="00F7130E">
          <w:t xml:space="preserve">The mean change in </w:t>
        </w:r>
      </w:ins>
      <w:del w:id="34" w:author="Glass George Frederick Jr" w:date="2022-08-04T16:04:00Z">
        <w:r w:rsidR="00520837" w:rsidDel="00F7130E">
          <w:delText xml:space="preserve">Scores </w:delText>
        </w:r>
      </w:del>
      <w:ins w:id="35" w:author="Glass George Frederick Jr" w:date="2022-08-04T16:04:00Z">
        <w:r w:rsidR="00F7130E">
          <w:t xml:space="preserve">knowledge score </w:t>
        </w:r>
      </w:ins>
      <w:del w:id="36" w:author="Glass George Frederick Jr" w:date="2022-08-04T16:04:00Z">
        <w:r w:rsidR="00520837" w:rsidDel="00F7130E">
          <w:delText xml:space="preserve">were </w:delText>
        </w:r>
        <w:r w:rsidDel="00F7130E">
          <w:delText>evaluated</w:delText>
        </w:r>
      </w:del>
      <w:ins w:id="37" w:author="Glass George Frederick Jr" w:date="2022-08-04T16:04:00Z">
        <w:r w:rsidR="00F7130E">
          <w:t>was calculated</w:t>
        </w:r>
      </w:ins>
      <w:r>
        <w:t xml:space="preserve"> using </w:t>
      </w:r>
      <w:r w:rsidR="006E495D">
        <w:t xml:space="preserve">paired </w:t>
      </w:r>
      <w:del w:id="38" w:author="Glass George Frederick Jr" w:date="2022-08-04T16:04:00Z">
        <w:r w:rsidR="00BC23AC" w:rsidDel="00F7130E">
          <w:delText>T</w:delText>
        </w:r>
      </w:del>
      <w:ins w:id="39" w:author="Glass George Frederick Jr" w:date="2022-08-04T16:04:00Z">
        <w:r w:rsidR="00F7130E">
          <w:t>t</w:t>
        </w:r>
      </w:ins>
      <w:r w:rsidR="00BC23AC">
        <w:t xml:space="preserve">-test. </w:t>
      </w:r>
      <w:del w:id="40" w:author="Glass George Frederick Jr" w:date="2022-08-04T16:04:00Z">
        <w:r w:rsidDel="00F7130E">
          <w:delText>Satisfaction survey was used to collect participant’s feedback.</w:delText>
        </w:r>
      </w:del>
    </w:p>
    <w:p w14:paraId="7B06E8DD" w14:textId="77777777" w:rsidR="00753197" w:rsidRDefault="00753197" w:rsidP="00CD4679">
      <w:pPr>
        <w:jc w:val="both"/>
      </w:pPr>
    </w:p>
    <w:p w14:paraId="4226B3BD" w14:textId="6801D251" w:rsidR="00242CF2" w:rsidRDefault="00242CF2" w:rsidP="00CD4679">
      <w:pPr>
        <w:jc w:val="both"/>
      </w:pPr>
      <w:r w:rsidRPr="00753197">
        <w:rPr>
          <w:b/>
          <w:bCs/>
        </w:rPr>
        <w:t>Results</w:t>
      </w:r>
      <w:r>
        <w:t>:</w:t>
      </w:r>
    </w:p>
    <w:p w14:paraId="33A61502" w14:textId="0206C1D3" w:rsidR="00AC7AD6" w:rsidRDefault="00BC23AC" w:rsidP="00AC7AD6">
      <w:pPr>
        <w:jc w:val="both"/>
      </w:pPr>
      <w:del w:id="41" w:author="Glass George Frederick Jr" w:date="2022-08-04T16:05:00Z">
        <w:r w:rsidDel="00F7130E">
          <w:delText>53 participants were included in the final analysis</w:delText>
        </w:r>
      </w:del>
      <w:ins w:id="42" w:author="Glass George Frederick Jr" w:date="2022-08-04T16:05:00Z">
        <w:r w:rsidR="00F7130E">
          <w:t>Data was analysed from 53 participants</w:t>
        </w:r>
      </w:ins>
      <w:r>
        <w:t xml:space="preserve">. </w:t>
      </w:r>
      <w:del w:id="43" w:author="Glass George Frederick Jr" w:date="2022-08-04T16:05:00Z">
        <w:r w:rsidR="00AC7AD6" w:rsidDel="00F7130E">
          <w:delText xml:space="preserve">Participants’ </w:delText>
        </w:r>
      </w:del>
      <w:ins w:id="44" w:author="Glass George Frederick Jr" w:date="2022-08-04T16:05:00Z">
        <w:r w:rsidR="00F7130E">
          <w:t xml:space="preserve">Their </w:t>
        </w:r>
      </w:ins>
      <w:r w:rsidR="00AC7AD6">
        <w:t>mean dementia knowledge score</w:t>
      </w:r>
      <w:del w:id="45" w:author="Glass George Frederick Jr" w:date="2022-08-04T16:05:00Z">
        <w:r w:rsidR="00AC7AD6" w:rsidDel="00F7130E">
          <w:delText>s</w:delText>
        </w:r>
      </w:del>
      <w:r w:rsidR="00AC7AD6">
        <w:t xml:space="preserve"> improved from 5.38 (SD=1.32) to 6.70 (SD=1.56), an improvement of 1.32 points (95%CI: 0.96-1.67, p&lt;0.001). Participants found the </w:t>
      </w:r>
      <w:del w:id="46" w:author="Glass George Frederick Jr" w:date="2022-08-04T16:05:00Z">
        <w:r w:rsidR="00F75440" w:rsidDel="00F7130E">
          <w:delText xml:space="preserve">virtual, group-based </w:delText>
        </w:r>
      </w:del>
      <w:r w:rsidR="00AC7AD6">
        <w:t xml:space="preserve">programme helpful </w:t>
      </w:r>
      <w:r w:rsidR="00AC7AD6" w:rsidRPr="0075364F">
        <w:t>(</w:t>
      </w:r>
      <w:r w:rsidR="00F968EE">
        <w:t>98</w:t>
      </w:r>
      <w:r w:rsidR="00AC7AD6" w:rsidRPr="0075364F">
        <w:t xml:space="preserve">%) and </w:t>
      </w:r>
      <w:r w:rsidR="00F968EE">
        <w:t>would recommend it to others (97</w:t>
      </w:r>
      <w:r w:rsidR="00AC7AD6" w:rsidRPr="0075364F">
        <w:t xml:space="preserve">%). </w:t>
      </w:r>
    </w:p>
    <w:p w14:paraId="2699DF90" w14:textId="77777777" w:rsidR="00753197" w:rsidRDefault="00753197" w:rsidP="00CD4679">
      <w:pPr>
        <w:jc w:val="both"/>
      </w:pPr>
    </w:p>
    <w:p w14:paraId="799315F6" w14:textId="0684938C" w:rsidR="00242CF2" w:rsidRPr="00441B98" w:rsidRDefault="00242CF2" w:rsidP="00CD4679">
      <w:pPr>
        <w:jc w:val="both"/>
        <w:rPr>
          <w:b/>
          <w:bCs/>
        </w:rPr>
      </w:pPr>
      <w:r w:rsidRPr="00441B98">
        <w:rPr>
          <w:b/>
          <w:bCs/>
        </w:rPr>
        <w:t>Discussion &amp; Conclusions:</w:t>
      </w:r>
    </w:p>
    <w:p w14:paraId="66232E4A" w14:textId="4378B883" w:rsidR="0035406D" w:rsidRPr="00AA18D2" w:rsidRDefault="0035406D" w:rsidP="0035406D">
      <w:r w:rsidRPr="00AA18D2">
        <w:t xml:space="preserve">The findings </w:t>
      </w:r>
      <w:r w:rsidR="00F968EE" w:rsidRPr="00AA18D2">
        <w:t>suggest</w:t>
      </w:r>
      <w:r w:rsidRPr="00AA18D2">
        <w:t xml:space="preserve"> that the virtual</w:t>
      </w:r>
      <w:r w:rsidR="00F968EE" w:rsidRPr="00AA18D2">
        <w:t xml:space="preserve">, group-based </w:t>
      </w:r>
      <w:r w:rsidRPr="00AA18D2">
        <w:t>dementia programme was effective in improving caregiver</w:t>
      </w:r>
      <w:ins w:id="47" w:author="Glass George Frederick Jr" w:date="2022-08-04T16:05:00Z">
        <w:r w:rsidR="00F7130E">
          <w:t>s</w:t>
        </w:r>
      </w:ins>
      <w:del w:id="48" w:author="Glass George Frederick Jr" w:date="2022-08-04T16:05:00Z">
        <w:r w:rsidRPr="00AA18D2" w:rsidDel="00F7130E">
          <w:delText>’s</w:delText>
        </w:r>
      </w:del>
      <w:r w:rsidRPr="00AA18D2">
        <w:t xml:space="preserve"> </w:t>
      </w:r>
      <w:del w:id="49" w:author="Glass George Frederick Jr" w:date="2022-08-04T16:05:00Z">
        <w:r w:rsidRPr="00AA18D2" w:rsidDel="00F7130E">
          <w:delText xml:space="preserve">knowledge </w:delText>
        </w:r>
        <w:r w:rsidR="00F968EE" w:rsidRPr="00AA18D2" w:rsidDel="00F7130E">
          <w:delText>of</w:delText>
        </w:r>
        <w:r w:rsidRPr="00AA18D2" w:rsidDel="00F7130E">
          <w:delText xml:space="preserve"> </w:delText>
        </w:r>
      </w:del>
      <w:r w:rsidRPr="00AA18D2">
        <w:t>dementia</w:t>
      </w:r>
      <w:ins w:id="50" w:author="Glass George Frederick Jr" w:date="2022-08-04T16:05:00Z">
        <w:r w:rsidR="00F7130E">
          <w:t xml:space="preserve"> knowledge</w:t>
        </w:r>
      </w:ins>
      <w:r w:rsidRPr="00AA18D2">
        <w:t>.</w:t>
      </w:r>
      <w:r w:rsidR="00F968EE" w:rsidRPr="00AA18D2">
        <w:t xml:space="preserve"> </w:t>
      </w:r>
      <w:del w:id="51" w:author="Glass George Frederick Jr" w:date="2022-08-04T16:05:00Z">
        <w:r w:rsidR="00F968EE" w:rsidRPr="00AA18D2" w:rsidDel="00F7130E">
          <w:delText>The improved knowledge</w:delText>
        </w:r>
      </w:del>
      <w:ins w:id="52" w:author="Glass George Frederick Jr" w:date="2022-08-04T16:05:00Z">
        <w:r w:rsidR="00F7130E">
          <w:t>This</w:t>
        </w:r>
      </w:ins>
      <w:r w:rsidR="00F968EE" w:rsidRPr="00AA18D2">
        <w:t xml:space="preserve"> could empower caregivers to better care for their care recipient through</w:t>
      </w:r>
      <w:r w:rsidR="004351FC" w:rsidRPr="00AA18D2">
        <w:t xml:space="preserve"> suggested</w:t>
      </w:r>
      <w:r w:rsidR="00F968EE" w:rsidRPr="00AA18D2">
        <w:t xml:space="preserve"> </w:t>
      </w:r>
      <w:r w:rsidR="005D5DC5" w:rsidRPr="00AA18D2">
        <w:t xml:space="preserve">approaches and </w:t>
      </w:r>
      <w:r w:rsidR="004351FC" w:rsidRPr="00AA18D2">
        <w:t xml:space="preserve">behavioural management strategies. </w:t>
      </w:r>
      <w:ins w:id="53" w:author="Glass George Frederick Jr" w:date="2022-08-04T16:06:00Z">
        <w:r w:rsidR="00F7130E">
          <w:t>Such group engagement could also abate feelings of social isolation among caregivers</w:t>
        </w:r>
      </w:ins>
      <w:ins w:id="54" w:author="Glass George Frederick Jr" w:date="2022-08-04T16:07:00Z">
        <w:r w:rsidR="00F7130E">
          <w:t xml:space="preserve"> and provide a community of support</w:t>
        </w:r>
      </w:ins>
      <w:ins w:id="55" w:author="Glass George Frederick Jr" w:date="2022-08-04T16:06:00Z">
        <w:r w:rsidR="00F7130E">
          <w:t xml:space="preserve">. </w:t>
        </w:r>
      </w:ins>
      <w:del w:id="56" w:author="Glass George Frederick Jr" w:date="2022-08-04T16:07:00Z">
        <w:r w:rsidR="004351FC" w:rsidRPr="00AA18D2" w:rsidDel="00F7130E">
          <w:delText>This</w:delText>
        </w:r>
        <w:r w:rsidRPr="00AA18D2" w:rsidDel="00F7130E">
          <w:delText xml:space="preserve"> study also </w:delText>
        </w:r>
        <w:r w:rsidR="004351FC" w:rsidRPr="00AA18D2" w:rsidDel="00F7130E">
          <w:delText>highlights</w:delText>
        </w:r>
        <w:r w:rsidRPr="00AA18D2" w:rsidDel="00F7130E">
          <w:delText xml:space="preserve"> the effectiveness of a virtual group programme</w:delText>
        </w:r>
        <w:r w:rsidR="00AA18D2" w:rsidDel="00F7130E">
          <w:delText xml:space="preserve"> not only</w:delText>
        </w:r>
        <w:r w:rsidRPr="00AA18D2" w:rsidDel="00F7130E">
          <w:delText xml:space="preserve"> </w:delText>
        </w:r>
        <w:r w:rsidR="00AA18D2" w:rsidRPr="00AA18D2" w:rsidDel="00F7130E">
          <w:delText xml:space="preserve">as </w:delText>
        </w:r>
        <w:r w:rsidRPr="00AA18D2" w:rsidDel="00F7130E">
          <w:delText>a</w:delText>
        </w:r>
        <w:r w:rsidR="00AA18D2" w:rsidRPr="00AA18D2" w:rsidDel="00F7130E">
          <w:delText>n education strategy</w:delText>
        </w:r>
        <w:r w:rsidRPr="00AA18D2" w:rsidDel="00F7130E">
          <w:delText xml:space="preserve">, but also </w:delText>
        </w:r>
        <w:r w:rsidR="004351FC" w:rsidRPr="00AA18D2" w:rsidDel="00F7130E">
          <w:delText>opportunities</w:delText>
        </w:r>
        <w:r w:rsidRPr="00AA18D2" w:rsidDel="00F7130E">
          <w:delText xml:space="preserve"> to create virtual communities of support especially for caregivers </w:delText>
        </w:r>
        <w:r w:rsidR="005D5DC5" w:rsidRPr="00AA18D2" w:rsidDel="00F7130E">
          <w:delText>at risk of isolation.</w:delText>
        </w:r>
        <w:r w:rsidRPr="00AA18D2" w:rsidDel="00F7130E">
          <w:delText xml:space="preserve">   </w:delText>
        </w:r>
      </w:del>
    </w:p>
    <w:p w14:paraId="6925119B" w14:textId="77777777" w:rsidR="0035406D" w:rsidRDefault="0035406D" w:rsidP="00CD4679">
      <w:pPr>
        <w:jc w:val="both"/>
        <w:rPr>
          <w:rFonts w:ascii="Times" w:hAnsi="Times"/>
          <w:color w:val="000000" w:themeColor="text1"/>
          <w:shd w:val="clear" w:color="auto" w:fill="FFFFFF"/>
        </w:rPr>
      </w:pPr>
    </w:p>
    <w:p w14:paraId="4BFCF6C1" w14:textId="42931797" w:rsidR="003506DF" w:rsidRDefault="003506DF" w:rsidP="00441B98">
      <w:pPr>
        <w:rPr>
          <w:rFonts w:ascii="Times" w:hAnsi="Times"/>
          <w:color w:val="000000" w:themeColor="text1"/>
          <w:shd w:val="clear" w:color="auto" w:fill="FFFFFF"/>
        </w:rPr>
      </w:pPr>
    </w:p>
    <w:p w14:paraId="1FFCCEA7" w14:textId="2AD05260" w:rsidR="003506DF" w:rsidRDefault="003506DF" w:rsidP="00B77C11">
      <w:pPr>
        <w:jc w:val="right"/>
        <w:rPr>
          <w:rFonts w:ascii="Times" w:hAnsi="Times"/>
          <w:color w:val="000000" w:themeColor="text1"/>
          <w:shd w:val="clear" w:color="auto" w:fill="FFFFFF"/>
        </w:rPr>
      </w:pPr>
      <w:r>
        <w:rPr>
          <w:rFonts w:ascii="Times" w:hAnsi="Times"/>
          <w:color w:val="000000" w:themeColor="text1"/>
          <w:shd w:val="clear" w:color="auto" w:fill="FFFFFF"/>
        </w:rPr>
        <w:t>(</w:t>
      </w:r>
      <w:del w:id="57" w:author="Glass George Frederick Jr" w:date="2022-08-04T16:07:00Z">
        <w:r w:rsidR="00192816" w:rsidDel="00F7130E">
          <w:rPr>
            <w:rFonts w:ascii="Times" w:hAnsi="Times"/>
            <w:color w:val="000000" w:themeColor="text1"/>
            <w:shd w:val="clear" w:color="auto" w:fill="FFFFFF"/>
          </w:rPr>
          <w:delText xml:space="preserve">248 </w:delText>
        </w:r>
      </w:del>
      <w:ins w:id="58" w:author="Glass George Frederick Jr" w:date="2022-08-04T16:07:00Z">
        <w:r w:rsidR="00F7130E">
          <w:rPr>
            <w:rFonts w:ascii="Times" w:hAnsi="Times"/>
            <w:color w:val="000000" w:themeColor="text1"/>
            <w:shd w:val="clear" w:color="auto" w:fill="FFFFFF"/>
          </w:rPr>
          <w:t xml:space="preserve">237 </w:t>
        </w:r>
      </w:ins>
      <w:r>
        <w:rPr>
          <w:rFonts w:ascii="Times" w:hAnsi="Times"/>
          <w:color w:val="000000" w:themeColor="text1"/>
          <w:shd w:val="clear" w:color="auto" w:fill="FFFFFF"/>
        </w:rPr>
        <w:t>words)</w:t>
      </w:r>
    </w:p>
    <w:p w14:paraId="668821E0" w14:textId="77777777" w:rsidR="0093503F" w:rsidRDefault="0093503F" w:rsidP="00441B98">
      <w:pPr>
        <w:rPr>
          <w:rFonts w:ascii="Times" w:hAnsi="Times"/>
          <w:color w:val="000000" w:themeColor="text1"/>
          <w:shd w:val="clear" w:color="auto" w:fill="FFFFFF"/>
        </w:rPr>
      </w:pPr>
    </w:p>
    <w:p w14:paraId="6626B75E" w14:textId="77777777" w:rsidR="00242CF2" w:rsidRDefault="00242CF2"/>
    <w:sectPr w:rsidR="00242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F5563"/>
    <w:multiLevelType w:val="hybridMultilevel"/>
    <w:tmpl w:val="D2F49422"/>
    <w:lvl w:ilvl="0" w:tplc="C40A4C2E">
      <w:start w:val="1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Glass George Frederick Jr">
    <w15:presenceInfo w15:providerId="AD" w15:userId="S-1-5-21-154280456-1944677375-1177442754-1962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4E3"/>
    <w:rsid w:val="000B5750"/>
    <w:rsid w:val="000E205D"/>
    <w:rsid w:val="0013699F"/>
    <w:rsid w:val="00192816"/>
    <w:rsid w:val="001A7081"/>
    <w:rsid w:val="00241135"/>
    <w:rsid w:val="00242CF2"/>
    <w:rsid w:val="00244257"/>
    <w:rsid w:val="00262E85"/>
    <w:rsid w:val="002A49CB"/>
    <w:rsid w:val="0031206A"/>
    <w:rsid w:val="00322E87"/>
    <w:rsid w:val="003506DF"/>
    <w:rsid w:val="003512DD"/>
    <w:rsid w:val="0035406D"/>
    <w:rsid w:val="003D0BF5"/>
    <w:rsid w:val="004351FC"/>
    <w:rsid w:val="00441B98"/>
    <w:rsid w:val="004604E3"/>
    <w:rsid w:val="004B5E53"/>
    <w:rsid w:val="004C5B3E"/>
    <w:rsid w:val="004D3A2D"/>
    <w:rsid w:val="00520837"/>
    <w:rsid w:val="005215FF"/>
    <w:rsid w:val="005652BE"/>
    <w:rsid w:val="005D5DC5"/>
    <w:rsid w:val="00605796"/>
    <w:rsid w:val="006E495D"/>
    <w:rsid w:val="00753197"/>
    <w:rsid w:val="007A658C"/>
    <w:rsid w:val="008310B7"/>
    <w:rsid w:val="00834466"/>
    <w:rsid w:val="00854F1F"/>
    <w:rsid w:val="00856132"/>
    <w:rsid w:val="00873384"/>
    <w:rsid w:val="00886F0B"/>
    <w:rsid w:val="008B3899"/>
    <w:rsid w:val="0093503F"/>
    <w:rsid w:val="0093772D"/>
    <w:rsid w:val="009B71BB"/>
    <w:rsid w:val="009E6614"/>
    <w:rsid w:val="009E7085"/>
    <w:rsid w:val="009F6A9B"/>
    <w:rsid w:val="00A0287C"/>
    <w:rsid w:val="00A057D1"/>
    <w:rsid w:val="00A82FA3"/>
    <w:rsid w:val="00A911D3"/>
    <w:rsid w:val="00A937E5"/>
    <w:rsid w:val="00AA18D2"/>
    <w:rsid w:val="00AC7AD6"/>
    <w:rsid w:val="00B30792"/>
    <w:rsid w:val="00B74DE0"/>
    <w:rsid w:val="00B77C11"/>
    <w:rsid w:val="00B80ED1"/>
    <w:rsid w:val="00BC23AC"/>
    <w:rsid w:val="00BF794D"/>
    <w:rsid w:val="00C172F4"/>
    <w:rsid w:val="00C22EDC"/>
    <w:rsid w:val="00C62C85"/>
    <w:rsid w:val="00CD4679"/>
    <w:rsid w:val="00CE2901"/>
    <w:rsid w:val="00CE3B98"/>
    <w:rsid w:val="00D817CD"/>
    <w:rsid w:val="00DE180A"/>
    <w:rsid w:val="00DE5DFA"/>
    <w:rsid w:val="00E735F9"/>
    <w:rsid w:val="00ED0DF2"/>
    <w:rsid w:val="00EE29AC"/>
    <w:rsid w:val="00F04E8A"/>
    <w:rsid w:val="00F539E9"/>
    <w:rsid w:val="00F55133"/>
    <w:rsid w:val="00F7130E"/>
    <w:rsid w:val="00F75440"/>
    <w:rsid w:val="00F968EE"/>
    <w:rsid w:val="00FD654E"/>
    <w:rsid w:val="00FF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C8DA2"/>
  <w15:chartTrackingRefBased/>
  <w15:docId w15:val="{24511582-DF2D-F041-B99F-93B86C669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04E3"/>
    <w:rPr>
      <w:rFonts w:ascii="Times New Roman" w:eastAsia="Times New Roman" w:hAnsi="Times New Roman" w:cs="Times New Roman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604E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604E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604E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p">
    <w:name w:val="p"/>
    <w:basedOn w:val="Normal"/>
    <w:rsid w:val="004604E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7531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2E8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E85"/>
    <w:rPr>
      <w:rFonts w:ascii="Segoe UI" w:eastAsia="Times New Roman" w:hAnsi="Segoe UI" w:cs="Segoe UI"/>
      <w:sz w:val="18"/>
      <w:szCs w:val="18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62E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2E8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2E85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2E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2E85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C62C85"/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
<Relationships xmlns="http://schemas.openxmlformats.org/package/2006/relationships">
  <Relationship Id="rId8" Type="http://schemas.openxmlformats.org/officeDocument/2006/relationships/theme" Target="theme/theme1.xml" />
  <Relationship Id="rId3" Type="http://schemas.openxmlformats.org/officeDocument/2006/relationships/styles" Target="styles.xml" />
  <Relationship Id="rId7" Type="http://schemas.microsoft.com/office/2011/relationships/people" Target="people.xml" />
  <Relationship Id="rId2" Type="http://schemas.openxmlformats.org/officeDocument/2006/relationships/numbering" Target="numbering.xml" />
  <Relationship Id="rId1" Type="http://schemas.openxmlformats.org/officeDocument/2006/relationships/customXml" Target="../customXml/item1.xml" />
  <Relationship Id="rId6" Type="http://schemas.openxmlformats.org/officeDocument/2006/relationships/fontTable" Target="fontTable.xml" />
  <Relationship Id="rId5" Type="http://schemas.openxmlformats.org/officeDocument/2006/relationships/webSettings" Target="webSettings.xml" />
  <Relationship Id="rId4" Type="http://schemas.openxmlformats.org/officeDocument/2006/relationships/settings" Target="settings.xml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67265-8E14-4D77-A5D7-3798BCCCF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Aishah Samsudin</dc:creator>
  <cp:keywords/>
  <dc:description/>
  <cp:lastModifiedBy>Glass George Frederick Jr</cp:lastModifiedBy>
  <cp:revision>6</cp:revision>
  <dcterms:created xsi:type="dcterms:W3CDTF">2022-08-04T08:02:00Z</dcterms:created>
  <dcterms:modified xsi:type="dcterms:W3CDTF">2022-08-04T08:10:00Z</dcterms:modified>
</cp:coreProperties>
</file>