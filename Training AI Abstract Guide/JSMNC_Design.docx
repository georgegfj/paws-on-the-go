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 />
  <Relationship Id="rId2" Type="http://schemas.openxmlformats.org/package/2006/relationships/metadata/core-properties" Target="docProps/core.xml" />
  <Relationship Id="rId1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C9F7B" w14:textId="30343AC4" w:rsidR="00612EC3" w:rsidRPr="00612EC3" w:rsidRDefault="00612EC3">
      <w:pPr>
        <w:rPr>
          <w:b/>
        </w:rPr>
      </w:pPr>
      <w:r>
        <w:rPr>
          <w:b/>
        </w:rPr>
        <w:t>Theme: Relationship Based Care</w:t>
      </w:r>
    </w:p>
    <w:p w14:paraId="04E2E03D" w14:textId="77777777" w:rsidR="00612EC3" w:rsidRDefault="00612EC3">
      <w:pPr>
        <w:rPr>
          <w:b/>
        </w:rPr>
      </w:pPr>
    </w:p>
    <w:p w14:paraId="00000001" w14:textId="043F2108" w:rsidR="0055791A" w:rsidRDefault="004D2773">
      <w:pPr>
        <w:rPr>
          <w:b/>
        </w:rPr>
      </w:pPr>
      <w:r>
        <w:rPr>
          <w:b/>
        </w:rPr>
        <w:t xml:space="preserve">Title: </w:t>
      </w:r>
    </w:p>
    <w:p w14:paraId="00000002" w14:textId="3F1D307D" w:rsidR="0055791A" w:rsidRDefault="004D2773">
      <w:commentRangeStart w:id="0"/>
      <w:commentRangeStart w:id="1"/>
      <w:del w:id="2" w:author="Glass George Frederick Jr (TTSH)" w:date="2025-05-14T11:11:00Z">
        <w:r w:rsidDel="00612EC3">
          <w:delText xml:space="preserve">Uncovering </w:delText>
        </w:r>
        <w:r w:rsidR="008730B4" w:rsidDel="00612EC3">
          <w:delText xml:space="preserve">User Insights </w:delText>
        </w:r>
        <w:r w:rsidDel="00612EC3">
          <w:delText xml:space="preserve">in Developing </w:delText>
        </w:r>
        <w:r w:rsidR="00AE6E5F" w:rsidDel="00612EC3">
          <w:delText xml:space="preserve">App </w:delText>
        </w:r>
        <w:r w:rsidDel="00612EC3">
          <w:delText xml:space="preserve">Solutions </w:delText>
        </w:r>
        <w:commentRangeEnd w:id="0"/>
        <w:r w:rsidR="000771E9" w:rsidDel="00612EC3">
          <w:rPr>
            <w:rStyle w:val="CommentReference"/>
          </w:rPr>
          <w:commentReference w:id="0"/>
        </w:r>
        <w:commentRangeEnd w:id="1"/>
        <w:r w:rsidR="00AE6E5F" w:rsidDel="00612EC3">
          <w:rPr>
            <w:rStyle w:val="CommentReference"/>
          </w:rPr>
          <w:commentReference w:id="1"/>
        </w:r>
        <w:r w:rsidDel="00612EC3">
          <w:delText>for Caregivers and Clinicians</w:delText>
        </w:r>
      </w:del>
      <w:ins w:id="3" w:author="Glass George Frederick Jr (TTSH)" w:date="2025-05-14T11:20:00Z">
        <w:r w:rsidR="00CA3A5F">
          <w:t xml:space="preserve">“Is this what I want?” Validating a mobile health app for caregivers with </w:t>
        </w:r>
      </w:ins>
      <w:ins w:id="4" w:author="Glass George Frederick Jr (TTSH)" w:date="2025-05-14T14:36:00Z">
        <w:r w:rsidR="00C0687D">
          <w:t>its intended user base</w:t>
        </w:r>
      </w:ins>
      <w:ins w:id="5" w:author="Glass George Frederick Jr (TTSH)" w:date="2025-05-14T11:20:00Z">
        <w:r w:rsidR="00CA3A5F">
          <w:t xml:space="preserve"> </w:t>
        </w:r>
      </w:ins>
    </w:p>
    <w:p w14:paraId="00000003" w14:textId="77777777" w:rsidR="0055791A" w:rsidRDefault="0055791A">
      <w:pPr>
        <w:rPr>
          <w:b/>
        </w:rPr>
      </w:pPr>
    </w:p>
    <w:p w14:paraId="00000004" w14:textId="33D0980B" w:rsidR="0055791A" w:rsidRDefault="004D2773">
      <w:pPr>
        <w:rPr>
          <w:b/>
        </w:rPr>
      </w:pPr>
      <w:r>
        <w:rPr>
          <w:b/>
        </w:rPr>
        <w:t xml:space="preserve">Authors: </w:t>
      </w:r>
      <w:ins w:id="6" w:author="Glass George Frederick Jr (TTSH)" w:date="2025-05-14T11:22:00Z">
        <w:r w:rsidR="00256235">
          <w:rPr>
            <w:b/>
          </w:rPr>
          <w:t xml:space="preserve">George Glass, </w:t>
        </w:r>
      </w:ins>
      <w:r>
        <w:rPr>
          <w:b/>
        </w:rPr>
        <w:t xml:space="preserve">Khoo Yin Qi, Juliet Choo, </w:t>
      </w:r>
      <w:del w:id="7" w:author="Glass George Frederick Jr (TTSH)" w:date="2025-05-14T11:23:00Z">
        <w:r w:rsidDel="00256235">
          <w:rPr>
            <w:b/>
          </w:rPr>
          <w:delText>George Glass,</w:delText>
        </w:r>
        <w:r w:rsidR="00254E14" w:rsidDel="00256235">
          <w:rPr>
            <w:b/>
          </w:rPr>
          <w:delText xml:space="preserve"> </w:delText>
        </w:r>
      </w:del>
      <w:r w:rsidR="00254E14">
        <w:rPr>
          <w:b/>
        </w:rPr>
        <w:t>Nancy Ang,</w:t>
      </w:r>
      <w:r w:rsidR="008A2F48">
        <w:rPr>
          <w:b/>
        </w:rPr>
        <w:t xml:space="preserve"> Eugene Tay,</w:t>
      </w:r>
      <w:r>
        <w:rPr>
          <w:b/>
        </w:rPr>
        <w:t xml:space="preserve"> Chan Ee Yuee   </w:t>
      </w:r>
    </w:p>
    <w:p w14:paraId="00000005" w14:textId="77777777" w:rsidR="0055791A" w:rsidRDefault="0055791A">
      <w:pPr>
        <w:rPr>
          <w:b/>
        </w:rPr>
      </w:pPr>
    </w:p>
    <w:p w14:paraId="3AD41862" w14:textId="5D639952" w:rsidR="00CA3A5F" w:rsidRDefault="004921E5" w:rsidP="004921E5">
      <w:pPr>
        <w:rPr>
          <w:ins w:id="8" w:author="Glass George Frederick Jr (TTSH)" w:date="2025-05-14T11:16:00Z"/>
          <w:rFonts w:eastAsia="Times New Roman"/>
        </w:rPr>
      </w:pPr>
      <w:bookmarkStart w:id="9" w:name="_Hlk171355133"/>
      <w:commentRangeStart w:id="10"/>
      <w:r>
        <w:rPr>
          <w:rFonts w:eastAsia="Times New Roman"/>
          <w:b/>
          <w:bCs/>
        </w:rPr>
        <w:t>Background</w:t>
      </w:r>
      <w:del w:id="11" w:author="Glass George Frederick Jr (TTSH)" w:date="2025-05-14T11:17:00Z">
        <w:r w:rsidDel="00CA3A5F">
          <w:rPr>
            <w:rFonts w:eastAsia="Times New Roman"/>
            <w:b/>
            <w:bCs/>
          </w:rPr>
          <w:delText xml:space="preserve"> and Aim</w:delText>
        </w:r>
      </w:del>
      <w:r>
        <w:rPr>
          <w:rFonts w:eastAsia="Times New Roman"/>
          <w:b/>
          <w:bCs/>
        </w:rPr>
        <w:t>:</w:t>
      </w:r>
      <w:r>
        <w:rPr>
          <w:rFonts w:eastAsia="Times New Roman"/>
        </w:rPr>
        <w:br/>
      </w:r>
      <w:ins w:id="12" w:author="Glass George Frederick Jr (TTSH)" w:date="2025-05-14T11:16:00Z">
        <w:r w:rsidR="00CA3A5F">
          <w:rPr>
            <w:rFonts w:eastAsia="Times New Roman"/>
          </w:rPr>
          <w:t xml:space="preserve">Caregivers of older persons are often </w:t>
        </w:r>
      </w:ins>
      <w:ins w:id="13" w:author="Glass George Frederick Jr (TTSH)" w:date="2025-05-14T11:17:00Z">
        <w:r w:rsidR="00CA3A5F">
          <w:rPr>
            <w:rFonts w:eastAsia="Times New Roman"/>
          </w:rPr>
          <w:t xml:space="preserve">overwhelmed in the search for information to guide their caregiving and navigation of services. We </w:t>
        </w:r>
      </w:ins>
      <w:ins w:id="14" w:author="Glass George Frederick Jr (TTSH)" w:date="2025-05-14T11:20:00Z">
        <w:r w:rsidR="00CA3A5F">
          <w:rPr>
            <w:rFonts w:eastAsia="Times New Roman"/>
          </w:rPr>
          <w:t>built</w:t>
        </w:r>
      </w:ins>
      <w:ins w:id="15" w:author="Glass George Frederick Jr (TTSH)" w:date="2025-05-14T11:17:00Z">
        <w:r w:rsidR="00CA3A5F">
          <w:rPr>
            <w:rFonts w:eastAsia="Times New Roman"/>
          </w:rPr>
          <w:t xml:space="preserve"> a one-stop mobile health app to support the information needs and guidance of caregiv</w:t>
        </w:r>
      </w:ins>
      <w:ins w:id="16" w:author="Glass George Frederick Jr (TTSH)" w:date="2025-05-14T11:18:00Z">
        <w:r w:rsidR="00CA3A5F">
          <w:rPr>
            <w:rFonts w:eastAsia="Times New Roman"/>
          </w:rPr>
          <w:t>ers across the cluster. However, as this is the first app of its kind for caregivers, we needed to validate its usefulness and identify areas for improvement</w:t>
        </w:r>
      </w:ins>
      <w:ins w:id="17" w:author="Glass George Frederick Jr (TTSH)" w:date="2025-05-14T14:37:00Z">
        <w:r w:rsidR="00D33F1C">
          <w:rPr>
            <w:rFonts w:eastAsia="Times New Roman"/>
          </w:rPr>
          <w:t xml:space="preserve"> as t</w:t>
        </w:r>
      </w:ins>
      <w:ins w:id="18" w:author="Glass George Frederick Jr (TTSH)" w:date="2025-05-14T14:38:00Z">
        <w:r w:rsidR="00D33F1C">
          <w:rPr>
            <w:rFonts w:eastAsia="Times New Roman"/>
          </w:rPr>
          <w:t>he app evolved and matured across prototyping stages</w:t>
        </w:r>
      </w:ins>
      <w:ins w:id="19" w:author="Glass George Frederick Jr (TTSH)" w:date="2025-05-14T11:18:00Z">
        <w:r w:rsidR="00CA3A5F">
          <w:rPr>
            <w:rFonts w:eastAsia="Times New Roman"/>
          </w:rPr>
          <w:t>.</w:t>
        </w:r>
      </w:ins>
      <w:ins w:id="20" w:author="Glass George Frederick Jr (TTSH)" w:date="2025-05-14T11:27:00Z">
        <w:r w:rsidR="00282C33">
          <w:rPr>
            <w:rFonts w:eastAsia="Times New Roman"/>
          </w:rPr>
          <w:t xml:space="preserve"> Hence, we conducted expert validation of </w:t>
        </w:r>
      </w:ins>
      <w:ins w:id="21" w:author="Glass George Frederick Jr (TTSH)" w:date="2025-05-14T14:38:00Z">
        <w:r w:rsidR="00D33F1C">
          <w:rPr>
            <w:rFonts w:eastAsia="Times New Roman"/>
          </w:rPr>
          <w:t>each iteration of the</w:t>
        </w:r>
      </w:ins>
      <w:ins w:id="22" w:author="Glass George Frederick Jr (TTSH)" w:date="2025-05-14T11:27:00Z">
        <w:r w:rsidR="00282C33">
          <w:rPr>
            <w:rFonts w:eastAsia="Times New Roman"/>
          </w:rPr>
          <w:t xml:space="preserve"> app through engagement </w:t>
        </w:r>
      </w:ins>
      <w:ins w:id="23" w:author="Glass George Frederick Jr (TTSH)" w:date="2025-05-14T11:28:00Z">
        <w:r w:rsidR="00282C33">
          <w:rPr>
            <w:rFonts w:eastAsia="Times New Roman"/>
          </w:rPr>
          <w:t xml:space="preserve">sessions with </w:t>
        </w:r>
        <w:r w:rsidR="00282C33">
          <w:rPr>
            <w:rFonts w:eastAsia="Times New Roman"/>
          </w:rPr>
          <w:t>the principal user group, caregivers of patients</w:t>
        </w:r>
      </w:ins>
      <w:ins w:id="24" w:author="Glass George Frederick Jr (TTSH)" w:date="2025-05-14T14:36:00Z">
        <w:r w:rsidR="00C0687D">
          <w:rPr>
            <w:rFonts w:eastAsia="Times New Roman"/>
          </w:rPr>
          <w:t xml:space="preserve"> to examine if the app helps in their caregiving.</w:t>
        </w:r>
      </w:ins>
    </w:p>
    <w:p w14:paraId="0B644BFE" w14:textId="420726B0" w:rsidR="0028478A" w:rsidRDefault="004921E5" w:rsidP="004921E5">
      <w:pPr>
        <w:rPr>
          <w:ins w:id="25" w:author="Glass George Frederick Jr (TTSH)" w:date="2025-05-14T14:38:00Z"/>
          <w:rFonts w:eastAsia="Times New Roman"/>
        </w:rPr>
      </w:pPr>
      <w:del w:id="26" w:author="Glass George Frederick Jr (TTSH)" w:date="2025-05-14T11:18:00Z">
        <w:r w:rsidDel="00CA3A5F">
          <w:rPr>
            <w:rFonts w:eastAsia="Times New Roman"/>
          </w:rPr>
          <w:delText>Caregivers of older persons face high stress and burden in caring for their loved ones. A one-stop resource app was developed and tested with caregivers and clinicians to provide better support.</w:delText>
        </w:r>
        <w:r w:rsidR="004E72EC" w:rsidDel="00CA3A5F">
          <w:rPr>
            <w:rFonts w:eastAsia="Times New Roman"/>
          </w:rPr>
          <w:delText xml:space="preserve"> Development of content and interface was guided through a literature review and our earlier research.</w:delText>
        </w:r>
        <w:r w:rsidDel="00CA3A5F">
          <w:rPr>
            <w:rFonts w:eastAsia="Times New Roman"/>
          </w:rPr>
          <w:delText xml:space="preserve"> The aim was to </w:delText>
        </w:r>
        <w:commentRangeStart w:id="27"/>
        <w:r w:rsidDel="00CA3A5F">
          <w:rPr>
            <w:rFonts w:eastAsia="Times New Roman"/>
          </w:rPr>
          <w:delText>validate the app’s usefulness and identify potential areas for improvement.</w:delText>
        </w:r>
        <w:r w:rsidDel="00CA3A5F">
          <w:rPr>
            <w:rFonts w:eastAsia="Times New Roman"/>
          </w:rPr>
          <w:br/>
        </w:r>
      </w:del>
      <w:commentRangeEnd w:id="27"/>
      <w:r w:rsidR="000771E9">
        <w:rPr>
          <w:rStyle w:val="CommentReference"/>
        </w:rPr>
        <w:commentReference w:id="27"/>
      </w:r>
      <w:r>
        <w:rPr>
          <w:rFonts w:eastAsia="Times New Roman"/>
        </w:rPr>
        <w:br/>
      </w:r>
      <w:r>
        <w:rPr>
          <w:rFonts w:eastAsia="Times New Roman"/>
          <w:b/>
          <w:bCs/>
        </w:rPr>
        <w:t>Methods:</w:t>
      </w:r>
      <w:r>
        <w:rPr>
          <w:rFonts w:eastAsia="Times New Roman"/>
        </w:rPr>
        <w:br/>
      </w:r>
      <w:ins w:id="28" w:author="Glass George Frederick Jr (TTSH)" w:date="2025-05-14T14:35:00Z">
        <w:r w:rsidR="00C0687D">
          <w:rPr>
            <w:rFonts w:eastAsia="Times New Roman"/>
          </w:rPr>
          <w:t>Eight rounds of testing</w:t>
        </w:r>
      </w:ins>
      <w:ins w:id="29" w:author="Glass George Frederick Jr (TTSH)" w:date="2025-05-14T11:28:00Z">
        <w:r w:rsidR="00282C33">
          <w:rPr>
            <w:rFonts w:eastAsia="Times New Roman"/>
          </w:rPr>
          <w:t xml:space="preserve"> were conducted</w:t>
        </w:r>
      </w:ins>
      <w:ins w:id="30" w:author="Glass George Frederick Jr (TTSH)" w:date="2025-05-14T14:38:00Z">
        <w:r w:rsidR="00D33F1C">
          <w:rPr>
            <w:rFonts w:eastAsia="Times New Roman"/>
          </w:rPr>
          <w:t xml:space="preserve"> across the evolution of the app</w:t>
        </w:r>
      </w:ins>
      <w:ins w:id="31" w:author="Glass George Frederick Jr (TTSH)" w:date="2025-05-14T11:28:00Z">
        <w:r w:rsidR="00282C33">
          <w:rPr>
            <w:rFonts w:eastAsia="Times New Roman"/>
          </w:rPr>
          <w:t xml:space="preserve"> with</w:t>
        </w:r>
      </w:ins>
      <w:ins w:id="32" w:author="Glass George Frederick Jr (TTSH)" w:date="2025-05-14T14:36:00Z">
        <w:r w:rsidR="00C0687D">
          <w:rPr>
            <w:rFonts w:eastAsia="Times New Roman"/>
          </w:rPr>
          <w:t xml:space="preserve"> </w:t>
        </w:r>
      </w:ins>
      <w:ins w:id="33" w:author="Glass George Frederick Jr (TTSH)" w:date="2025-05-14T11:28:00Z">
        <w:r w:rsidR="00282C33">
          <w:rPr>
            <w:rFonts w:eastAsia="Times New Roman"/>
          </w:rPr>
          <w:t xml:space="preserve">caregivers of patients </w:t>
        </w:r>
      </w:ins>
      <w:ins w:id="34" w:author="Glass George Frederick Jr (TTSH)" w:date="2025-05-14T14:39:00Z">
        <w:r w:rsidR="00355888">
          <w:rPr>
            <w:rFonts w:eastAsia="Times New Roman"/>
          </w:rPr>
          <w:t>from both the hospital and community setting</w:t>
        </w:r>
      </w:ins>
      <w:ins w:id="35" w:author="Glass George Frederick Jr (TTSH)" w:date="2025-05-14T11:28:00Z">
        <w:r w:rsidR="00282C33">
          <w:rPr>
            <w:rFonts w:eastAsia="Times New Roman"/>
          </w:rPr>
          <w:t>, allowing them to try out</w:t>
        </w:r>
      </w:ins>
      <w:ins w:id="36" w:author="Glass George Frederick Jr (TTSH)" w:date="2025-05-14T11:19:00Z">
        <w:r w:rsidR="00CA3A5F">
          <w:rPr>
            <w:rFonts w:eastAsia="Times New Roman"/>
          </w:rPr>
          <w:t xml:space="preserve"> a prototype build of the app </w:t>
        </w:r>
      </w:ins>
      <w:ins w:id="37" w:author="Glass George Frederick Jr (TTSH)" w:date="2025-05-14T11:28:00Z">
        <w:r w:rsidR="00282C33">
          <w:rPr>
            <w:rFonts w:eastAsia="Times New Roman"/>
          </w:rPr>
          <w:t>to navigate and search for information</w:t>
        </w:r>
      </w:ins>
      <w:ins w:id="38" w:author="Glass George Frederick Jr (TTSH)" w:date="2025-05-14T14:36:00Z">
        <w:r w:rsidR="00C0687D">
          <w:rPr>
            <w:rFonts w:eastAsia="Times New Roman"/>
          </w:rPr>
          <w:t>. They were subsequently administered surveys</w:t>
        </w:r>
      </w:ins>
      <w:ins w:id="39" w:author="Glass George Frederick Jr (TTSH)" w:date="2025-05-14T14:37:00Z">
        <w:r w:rsidR="00C0687D">
          <w:rPr>
            <w:rFonts w:eastAsia="Times New Roman"/>
          </w:rPr>
          <w:t xml:space="preserve"> and informal interviews to assess their feedback and thoughts on the app</w:t>
        </w:r>
      </w:ins>
      <w:ins w:id="40" w:author="Glass George Frederick Jr (TTSH)" w:date="2025-05-14T14:38:00Z">
        <w:r w:rsidR="0028478A">
          <w:rPr>
            <w:rFonts w:eastAsia="Times New Roman"/>
          </w:rPr>
          <w:t>.</w:t>
        </w:r>
      </w:ins>
    </w:p>
    <w:p w14:paraId="3280F5F5" w14:textId="77777777" w:rsidR="0028478A" w:rsidRDefault="0028478A" w:rsidP="004921E5">
      <w:pPr>
        <w:rPr>
          <w:ins w:id="41" w:author="Glass George Frederick Jr (TTSH)" w:date="2025-05-14T14:38:00Z"/>
          <w:rFonts w:eastAsia="Times New Roman"/>
        </w:rPr>
      </w:pPr>
    </w:p>
    <w:p w14:paraId="09932CB3" w14:textId="15D9FB91" w:rsidR="00CE2C18" w:rsidRDefault="0028478A" w:rsidP="004921E5">
      <w:pPr>
        <w:rPr>
          <w:rFonts w:eastAsia="Times New Roman"/>
        </w:rPr>
      </w:pPr>
      <w:ins w:id="42" w:author="Glass George Frederick Jr (TTSH)" w:date="2025-05-14T14:38:00Z">
        <w:r w:rsidDel="00CA3A5F">
          <w:rPr>
            <w:rFonts w:eastAsia="Times New Roman"/>
          </w:rPr>
          <w:t xml:space="preserve"> </w:t>
        </w:r>
      </w:ins>
      <w:del w:id="43" w:author="Glass George Frederick Jr (TTSH)" w:date="2025-05-14T11:19:00Z">
        <w:r w:rsidR="004E72EC" w:rsidDel="00CA3A5F">
          <w:rPr>
            <w:rFonts w:eastAsia="Times New Roman"/>
          </w:rPr>
          <w:delText>T</w:delText>
        </w:r>
        <w:r w:rsidR="00AE6E5F" w:rsidDel="00CA3A5F">
          <w:rPr>
            <w:rFonts w:eastAsia="Times New Roman"/>
          </w:rPr>
          <w:delText>w</w:delText>
        </w:r>
        <w:commentRangeStart w:id="44"/>
        <w:r w:rsidR="004921E5" w:rsidDel="00CA3A5F">
          <w:rPr>
            <w:rFonts w:eastAsia="Times New Roman"/>
          </w:rPr>
          <w:delText xml:space="preserve">o rounds of user testing were conducted with an app prototype, followed by post-test surveys and interviews. </w:delText>
        </w:r>
        <w:commentRangeEnd w:id="44"/>
        <w:r w:rsidR="000771E9" w:rsidDel="00CA3A5F">
          <w:rPr>
            <w:rStyle w:val="CommentReference"/>
          </w:rPr>
          <w:commentReference w:id="44"/>
        </w:r>
        <w:r w:rsidR="004E72EC" w:rsidDel="00CA3A5F">
          <w:rPr>
            <w:rFonts w:eastAsia="Times New Roman"/>
          </w:rPr>
          <w:delText>In addition</w:delText>
        </w:r>
        <w:r w:rsidR="004921E5" w:rsidDel="00CA3A5F">
          <w:rPr>
            <w:rFonts w:eastAsia="Times New Roman"/>
          </w:rPr>
          <w:delText xml:space="preserve">, multidisciplinary teams reviewed the app and provided feedback through </w:delText>
        </w:r>
      </w:del>
      <w:commentRangeStart w:id="45"/>
      <w:commentRangeStart w:id="46"/>
      <w:del w:id="47" w:author="Glass George Frederick Jr (TTSH)" w:date="2025-05-14T14:36:00Z">
        <w:r w:rsidR="004921E5" w:rsidDel="00C0687D">
          <w:rPr>
            <w:rFonts w:eastAsia="Times New Roman"/>
          </w:rPr>
          <w:delText xml:space="preserve">informal </w:delText>
        </w:r>
        <w:commentRangeEnd w:id="45"/>
        <w:r w:rsidR="000771E9" w:rsidDel="00C0687D">
          <w:rPr>
            <w:rStyle w:val="CommentReference"/>
          </w:rPr>
          <w:commentReference w:id="45"/>
        </w:r>
        <w:commentRangeEnd w:id="46"/>
        <w:r w:rsidR="008730B4" w:rsidDel="00C0687D">
          <w:rPr>
            <w:rStyle w:val="CommentReference"/>
          </w:rPr>
          <w:commentReference w:id="46"/>
        </w:r>
        <w:r w:rsidR="004921E5" w:rsidDel="00C0687D">
          <w:rPr>
            <w:rFonts w:eastAsia="Times New Roman"/>
          </w:rPr>
          <w:delText>interviews.</w:delText>
        </w:r>
        <w:r w:rsidR="004921E5" w:rsidDel="00C0687D">
          <w:rPr>
            <w:rFonts w:eastAsia="Times New Roman"/>
          </w:rPr>
          <w:br/>
        </w:r>
      </w:del>
      <w:del w:id="48" w:author="Glass George Frederick Jr (TTSH)" w:date="2025-05-14T14:38:00Z">
        <w:r w:rsidR="004921E5" w:rsidDel="0028478A">
          <w:rPr>
            <w:rFonts w:eastAsia="Times New Roman"/>
          </w:rPr>
          <w:br/>
        </w:r>
      </w:del>
      <w:r w:rsidR="004921E5">
        <w:rPr>
          <w:rFonts w:eastAsia="Times New Roman"/>
          <w:b/>
          <w:bCs/>
        </w:rPr>
        <w:t>Results:</w:t>
      </w:r>
      <w:r w:rsidR="004921E5">
        <w:rPr>
          <w:rFonts w:eastAsia="Times New Roman"/>
        </w:rPr>
        <w:br/>
      </w:r>
      <w:ins w:id="49" w:author="Glass George Frederick Jr (TTSH)" w:date="2025-05-14T14:37:00Z">
        <w:r w:rsidR="00C0687D">
          <w:rPr>
            <w:rFonts w:eastAsia="Times New Roman"/>
          </w:rPr>
          <w:t xml:space="preserve">46 </w:t>
        </w:r>
      </w:ins>
      <w:del w:id="50" w:author="Glass George Frederick Jr (TTSH)" w:date="2025-05-14T14:37:00Z">
        <w:r w:rsidR="00D11C7B" w:rsidDel="00C0687D">
          <w:rPr>
            <w:rFonts w:eastAsia="Times New Roman"/>
          </w:rPr>
          <w:delText xml:space="preserve">10 </w:delText>
        </w:r>
      </w:del>
      <w:r w:rsidR="00D11C7B">
        <w:rPr>
          <w:rFonts w:eastAsia="Times New Roman"/>
        </w:rPr>
        <w:t xml:space="preserve">caregivers </w:t>
      </w:r>
      <w:del w:id="51" w:author="Glass George Frederick Jr (TTSH)" w:date="2025-05-14T14:37:00Z">
        <w:r w:rsidR="00D11C7B" w:rsidDel="00C0687D">
          <w:rPr>
            <w:rFonts w:eastAsia="Times New Roman"/>
          </w:rPr>
          <w:delText>underwent user testing. 38 clinicians across 7 family groups and disciplines were consulted to review app</w:delText>
        </w:r>
      </w:del>
      <w:ins w:id="52" w:author="Glass George Frederick Jr (TTSH)" w:date="2025-05-14T14:37:00Z">
        <w:r w:rsidR="00C0687D">
          <w:rPr>
            <w:rFonts w:eastAsia="Times New Roman"/>
          </w:rPr>
          <w:t>participated in the user testing</w:t>
        </w:r>
      </w:ins>
      <w:ins w:id="53" w:author="Glass George Frederick Jr (TTSH)" w:date="2025-05-14T14:38:00Z">
        <w:r>
          <w:rPr>
            <w:rFonts w:eastAsia="Times New Roman"/>
          </w:rPr>
          <w:t>, which ranged from engagement with low-f</w:t>
        </w:r>
      </w:ins>
      <w:ins w:id="54" w:author="Glass George Frederick Jr (TTSH)" w:date="2025-05-14T14:39:00Z">
        <w:r>
          <w:rPr>
            <w:rFonts w:eastAsia="Times New Roman"/>
          </w:rPr>
          <w:t>idelity prototypes to working versions of the app</w:t>
        </w:r>
      </w:ins>
      <w:r w:rsidR="00D11C7B">
        <w:rPr>
          <w:rFonts w:eastAsia="Times New Roman"/>
        </w:rPr>
        <w:t xml:space="preserve">. Feedback </w:t>
      </w:r>
      <w:del w:id="55" w:author="Glass George Frederick Jr (TTSH)" w:date="2025-05-14T14:37:00Z">
        <w:r w:rsidR="00D11C7B" w:rsidDel="003C39C8">
          <w:rPr>
            <w:rFonts w:eastAsia="Times New Roman"/>
          </w:rPr>
          <w:delText xml:space="preserve">from both groups </w:delText>
        </w:r>
      </w:del>
      <w:r w:rsidR="00D11C7B">
        <w:rPr>
          <w:rFonts w:eastAsia="Times New Roman"/>
        </w:rPr>
        <w:t xml:space="preserve">was largely positive, with most caregivers </w:t>
      </w:r>
      <w:del w:id="56" w:author="Glass George Frederick Jr (TTSH)" w:date="2025-05-14T14:39:00Z">
        <w:r w:rsidR="00D11C7B" w:rsidDel="00BA5F12">
          <w:rPr>
            <w:rFonts w:eastAsia="Times New Roman"/>
          </w:rPr>
          <w:delText xml:space="preserve">and clinicians </w:delText>
        </w:r>
      </w:del>
      <w:r w:rsidR="00D11C7B">
        <w:rPr>
          <w:rFonts w:eastAsia="Times New Roman"/>
        </w:rPr>
        <w:t xml:space="preserve">expressing willingness to </w:t>
      </w:r>
      <w:ins w:id="57" w:author="Glass George Frederick Jr (TTSH)" w:date="2025-05-14T14:39:00Z">
        <w:r w:rsidR="00BA5F12">
          <w:rPr>
            <w:rFonts w:eastAsia="Times New Roman"/>
          </w:rPr>
          <w:t xml:space="preserve">continue </w:t>
        </w:r>
      </w:ins>
      <w:del w:id="58" w:author="Glass George Frederick Jr (TTSH)" w:date="2025-05-14T14:39:00Z">
        <w:r w:rsidR="00D11C7B" w:rsidDel="00BA5F12">
          <w:rPr>
            <w:rFonts w:eastAsia="Times New Roman"/>
          </w:rPr>
          <w:delText xml:space="preserve">use </w:delText>
        </w:r>
      </w:del>
      <w:ins w:id="59" w:author="Glass George Frederick Jr (TTSH)" w:date="2025-05-14T14:39:00Z">
        <w:r w:rsidR="00BA5F12">
          <w:rPr>
            <w:rFonts w:eastAsia="Times New Roman"/>
          </w:rPr>
          <w:t>us</w:t>
        </w:r>
        <w:r w:rsidR="00BA5F12">
          <w:rPr>
            <w:rFonts w:eastAsia="Times New Roman"/>
          </w:rPr>
          <w:t>ing the app</w:t>
        </w:r>
        <w:r w:rsidR="00BA5F12">
          <w:rPr>
            <w:rFonts w:eastAsia="Times New Roman"/>
          </w:rPr>
          <w:t xml:space="preserve"> </w:t>
        </w:r>
      </w:ins>
      <w:r w:rsidR="00D11C7B">
        <w:rPr>
          <w:rFonts w:eastAsia="Times New Roman"/>
        </w:rPr>
        <w:t>and recomme</w:t>
      </w:r>
      <w:ins w:id="60" w:author="Glass George Frederick Jr (TTSH)" w:date="2025-05-14T14:40:00Z">
        <w:r w:rsidR="00BA5F12">
          <w:rPr>
            <w:rFonts w:eastAsia="Times New Roman"/>
          </w:rPr>
          <w:t>nding it to others</w:t>
        </w:r>
      </w:ins>
      <w:del w:id="61" w:author="Glass George Frederick Jr (TTSH)" w:date="2025-05-14T14:40:00Z">
        <w:r w:rsidR="00D11C7B" w:rsidDel="00BA5F12">
          <w:rPr>
            <w:rFonts w:eastAsia="Times New Roman"/>
          </w:rPr>
          <w:delText>nd the app</w:delText>
        </w:r>
      </w:del>
      <w:r w:rsidR="004921E5">
        <w:rPr>
          <w:rFonts w:eastAsia="Times New Roman"/>
        </w:rPr>
        <w:t>.</w:t>
      </w:r>
      <w:r w:rsidR="00CE2C18">
        <w:rPr>
          <w:rFonts w:eastAsia="Times New Roman"/>
        </w:rPr>
        <w:t xml:space="preserve"> </w:t>
      </w:r>
      <w:commentRangeStart w:id="62"/>
      <w:del w:id="63" w:author="Glass George Frederick Jr (TTSH)" w:date="2025-05-14T11:20:00Z">
        <w:r w:rsidR="00214C34" w:rsidDel="00CA3A5F">
          <w:rPr>
            <w:rFonts w:eastAsia="Times New Roman"/>
          </w:rPr>
          <w:delText>H</w:delText>
        </w:r>
        <w:commentRangeEnd w:id="62"/>
        <w:r w:rsidR="00214C34" w:rsidDel="00CA3A5F">
          <w:rPr>
            <w:rStyle w:val="CommentReference"/>
          </w:rPr>
          <w:commentReference w:id="62"/>
        </w:r>
        <w:r w:rsidR="00CE2C18" w:rsidDel="00CA3A5F">
          <w:rPr>
            <w:rFonts w:eastAsia="Times New Roman"/>
          </w:rPr>
          <w:delText>owever, new insights gleaned highlighted</w:delText>
        </w:r>
      </w:del>
      <w:ins w:id="64" w:author="Glass George Frederick Jr (TTSH)" w:date="2025-05-14T11:20:00Z">
        <w:r w:rsidR="00CA3A5F">
          <w:rPr>
            <w:rFonts w:eastAsia="Times New Roman"/>
          </w:rPr>
          <w:t>Interviews and engagements identified</w:t>
        </w:r>
      </w:ins>
      <w:r w:rsidR="00CE2C18">
        <w:rPr>
          <w:rFonts w:eastAsia="Times New Roman"/>
        </w:rPr>
        <w:t xml:space="preserve"> areas for improvement. </w:t>
      </w:r>
      <w:r w:rsidR="003D192E">
        <w:rPr>
          <w:rFonts w:eastAsia="Times New Roman"/>
        </w:rPr>
        <w:t>For example, i</w:t>
      </w:r>
      <w:r w:rsidR="00CE2C18">
        <w:rPr>
          <w:rFonts w:eastAsia="Times New Roman"/>
        </w:rPr>
        <w:t xml:space="preserve">t was found that while </w:t>
      </w:r>
      <w:r w:rsidR="00163219">
        <w:rPr>
          <w:rFonts w:eastAsia="Times New Roman"/>
        </w:rPr>
        <w:t>caregivers do need</w:t>
      </w:r>
      <w:r w:rsidR="00962233">
        <w:rPr>
          <w:rFonts w:eastAsia="Times New Roman"/>
        </w:rPr>
        <w:t xml:space="preserve"> and appreciate</w:t>
      </w:r>
      <w:r w:rsidR="00CE2C18">
        <w:rPr>
          <w:rFonts w:eastAsia="Times New Roman"/>
        </w:rPr>
        <w:t xml:space="preserve"> access to trusted and consolidated information, </w:t>
      </w:r>
      <w:r w:rsidR="00163219">
        <w:rPr>
          <w:rFonts w:eastAsia="Times New Roman"/>
        </w:rPr>
        <w:t>this information</w:t>
      </w:r>
      <w:r w:rsidR="00CE2C18">
        <w:rPr>
          <w:rFonts w:eastAsia="Times New Roman"/>
        </w:rPr>
        <w:t xml:space="preserve"> </w:t>
      </w:r>
      <w:r w:rsidR="00163219">
        <w:rPr>
          <w:rFonts w:eastAsia="Times New Roman"/>
        </w:rPr>
        <w:t xml:space="preserve">should be </w:t>
      </w:r>
      <w:r w:rsidR="00CE2C18">
        <w:rPr>
          <w:rFonts w:eastAsia="Times New Roman"/>
        </w:rPr>
        <w:t xml:space="preserve">targeted </w:t>
      </w:r>
      <w:r w:rsidR="00163219">
        <w:rPr>
          <w:rFonts w:eastAsia="Times New Roman"/>
        </w:rPr>
        <w:t>and specific to their</w:t>
      </w:r>
      <w:r w:rsidR="00CE2C18">
        <w:rPr>
          <w:rFonts w:eastAsia="Times New Roman"/>
        </w:rPr>
        <w:t xml:space="preserve"> unique need</w:t>
      </w:r>
      <w:r w:rsidR="00163219">
        <w:rPr>
          <w:rFonts w:eastAsia="Times New Roman"/>
        </w:rPr>
        <w:t>s</w:t>
      </w:r>
      <w:r w:rsidR="00CE2C18">
        <w:rPr>
          <w:rFonts w:eastAsia="Times New Roman"/>
        </w:rPr>
        <w:t xml:space="preserve">. </w:t>
      </w:r>
      <w:r w:rsidR="00962233">
        <w:rPr>
          <w:rFonts w:eastAsia="Times New Roman"/>
        </w:rPr>
        <w:t>This revealed that what</w:t>
      </w:r>
      <w:r w:rsidR="00CE2C18">
        <w:rPr>
          <w:rFonts w:eastAsia="Times New Roman"/>
        </w:rPr>
        <w:t xml:space="preserve"> </w:t>
      </w:r>
      <w:r w:rsidR="00C25DCB">
        <w:rPr>
          <w:rFonts w:eastAsia="Times New Roman"/>
        </w:rPr>
        <w:t>is</w:t>
      </w:r>
      <w:r w:rsidR="00CE2C18">
        <w:rPr>
          <w:rFonts w:eastAsia="Times New Roman"/>
        </w:rPr>
        <w:t xml:space="preserve"> perceived by clinicians to be comprehensive </w:t>
      </w:r>
      <w:r w:rsidR="00C25DCB">
        <w:rPr>
          <w:rFonts w:eastAsia="Times New Roman"/>
        </w:rPr>
        <w:t>may</w:t>
      </w:r>
      <w:r w:rsidR="00163219">
        <w:rPr>
          <w:rFonts w:eastAsia="Times New Roman"/>
        </w:rPr>
        <w:t xml:space="preserve"> be seen as</w:t>
      </w:r>
      <w:r w:rsidR="00CE2C18">
        <w:rPr>
          <w:rFonts w:eastAsia="Times New Roman"/>
        </w:rPr>
        <w:t xml:space="preserve"> be excessive and overwhelming </w:t>
      </w:r>
      <w:r w:rsidR="00163219">
        <w:rPr>
          <w:rFonts w:eastAsia="Times New Roman"/>
        </w:rPr>
        <w:t>by</w:t>
      </w:r>
      <w:r w:rsidR="00CE2C18">
        <w:rPr>
          <w:rFonts w:eastAsia="Times New Roman"/>
        </w:rPr>
        <w:t xml:space="preserve"> caregivers</w:t>
      </w:r>
      <w:r w:rsidR="00502EC6">
        <w:rPr>
          <w:rFonts w:eastAsia="Times New Roman"/>
        </w:rPr>
        <w:t xml:space="preserve"> and would be better provided in phases</w:t>
      </w:r>
      <w:r w:rsidR="00962233">
        <w:rPr>
          <w:rFonts w:eastAsia="Times New Roman"/>
        </w:rPr>
        <w:t>.</w:t>
      </w:r>
      <w:commentRangeEnd w:id="10"/>
      <w:r w:rsidR="004E72EC">
        <w:rPr>
          <w:rStyle w:val="CommentReference"/>
        </w:rPr>
        <w:commentReference w:id="10"/>
      </w:r>
    </w:p>
    <w:p w14:paraId="1E64492A" w14:textId="77777777" w:rsidR="003D192E" w:rsidRDefault="003D192E" w:rsidP="004921E5">
      <w:pPr>
        <w:rPr>
          <w:rStyle w:val="CommentReference"/>
        </w:rPr>
      </w:pPr>
    </w:p>
    <w:p w14:paraId="05BA079E" w14:textId="1BCA39A9" w:rsidR="00CF5F93" w:rsidRDefault="004921E5" w:rsidP="004921E5">
      <w:pPr>
        <w:rPr>
          <w:rFonts w:eastAsia="Times New Roman"/>
        </w:rPr>
      </w:pPr>
      <w:r>
        <w:rPr>
          <w:rFonts w:eastAsia="Times New Roman"/>
          <w:b/>
          <w:bCs/>
        </w:rPr>
        <w:t>Discussion</w:t>
      </w:r>
      <w:del w:id="65" w:author="Glass George Frederick Jr (TTSH)" w:date="2025-05-14T11:22:00Z">
        <w:r w:rsidDel="004D0005">
          <w:rPr>
            <w:rFonts w:eastAsia="Times New Roman"/>
            <w:b/>
            <w:bCs/>
          </w:rPr>
          <w:delText xml:space="preserve"> and Conclusion</w:delText>
        </w:r>
      </w:del>
      <w:r>
        <w:rPr>
          <w:rFonts w:eastAsia="Times New Roman"/>
          <w:b/>
          <w:bCs/>
        </w:rPr>
        <w:t>:</w:t>
      </w:r>
      <w:r w:rsidR="003D192E" w:rsidDel="003D192E">
        <w:rPr>
          <w:rStyle w:val="CommentReference"/>
        </w:rPr>
        <w:t xml:space="preserve"> </w:t>
      </w:r>
    </w:p>
    <w:p w14:paraId="2E0C84D9" w14:textId="73DC6F8B" w:rsidR="00CF5F93" w:rsidRDefault="004D0005" w:rsidP="004921E5">
      <w:pPr>
        <w:rPr>
          <w:rFonts w:eastAsia="Times New Roman"/>
        </w:rPr>
      </w:pPr>
      <w:ins w:id="66" w:author="Glass George Frederick Jr (TTSH)" w:date="2025-05-14T11:21:00Z">
        <w:r>
          <w:rPr>
            <w:rFonts w:eastAsia="Times New Roman"/>
          </w:rPr>
          <w:t xml:space="preserve">Our findings validate the value and importance of a one-stop resource app uniquely designed for caregivers. </w:t>
        </w:r>
      </w:ins>
      <w:del w:id="67" w:author="Glass George Frederick Jr (TTSH)" w:date="2025-05-14T11:21:00Z">
        <w:r w:rsidR="00CF5F93" w:rsidDel="004D0005">
          <w:rPr>
            <w:rFonts w:eastAsia="Times New Roman"/>
          </w:rPr>
          <w:delText xml:space="preserve">A one-stop resource app was found to be generally useful. However, </w:delText>
        </w:r>
        <w:r w:rsidR="003D192E" w:rsidDel="004D0005">
          <w:rPr>
            <w:rFonts w:eastAsia="Times New Roman"/>
          </w:rPr>
          <w:delText>potential areas of improvement, such as providing m</w:delText>
        </w:r>
      </w:del>
      <w:ins w:id="68" w:author="Glass George Frederick Jr (TTSH)" w:date="2025-05-14T11:21:00Z">
        <w:r>
          <w:rPr>
            <w:rFonts w:eastAsia="Times New Roman"/>
          </w:rPr>
          <w:t>Areas for improvement include m</w:t>
        </w:r>
      </w:ins>
      <w:r w:rsidR="003D192E">
        <w:rPr>
          <w:rFonts w:eastAsia="Times New Roman"/>
        </w:rPr>
        <w:t>ore targeted and palatable information</w:t>
      </w:r>
      <w:del w:id="69" w:author="Glass George Frederick Jr (TTSH)" w:date="2025-05-14T11:22:00Z">
        <w:r w:rsidR="003D192E" w:rsidDel="004D0005">
          <w:rPr>
            <w:rFonts w:eastAsia="Times New Roman"/>
          </w:rPr>
          <w:delText xml:space="preserve"> were revealed through user testing</w:delText>
        </w:r>
      </w:del>
      <w:r w:rsidR="003D192E">
        <w:rPr>
          <w:rFonts w:eastAsia="Times New Roman"/>
        </w:rPr>
        <w:t xml:space="preserve">. </w:t>
      </w:r>
      <w:r w:rsidR="00C25DCB">
        <w:rPr>
          <w:rFonts w:eastAsia="Times New Roman"/>
        </w:rPr>
        <w:t xml:space="preserve">Engaging our users can thus </w:t>
      </w:r>
      <w:r w:rsidR="001D1A52">
        <w:rPr>
          <w:rFonts w:eastAsia="Times New Roman"/>
        </w:rPr>
        <w:t>crucial in helping</w:t>
      </w:r>
      <w:r w:rsidR="00C25DCB">
        <w:rPr>
          <w:rFonts w:eastAsia="Times New Roman"/>
        </w:rPr>
        <w:t xml:space="preserve"> us</w:t>
      </w:r>
      <w:r w:rsidR="00F07554">
        <w:rPr>
          <w:rFonts w:eastAsia="Times New Roman"/>
        </w:rPr>
        <w:t xml:space="preserve"> understand their needs, uncover hidden assumptions and design solutions that are truly effective.</w:t>
      </w:r>
    </w:p>
    <w:bookmarkEnd w:id="9"/>
    <w:p w14:paraId="00000011" w14:textId="77777777" w:rsidR="0055791A" w:rsidRDefault="0055791A"/>
    <w:p w14:paraId="6E1DD9C9" w14:textId="6AEB5714" w:rsidR="003D192E" w:rsidRPr="00E50591" w:rsidRDefault="004D2773">
      <w:r>
        <w:rPr>
          <w:b/>
        </w:rPr>
        <w:t>Word Count</w:t>
      </w:r>
      <w:r>
        <w:t xml:space="preserve">: </w:t>
      </w:r>
      <w:del w:id="70" w:author="Glass George Frederick Jr (TTSH)" w:date="2025-05-14T11:22:00Z">
        <w:r w:rsidR="004E72EC" w:rsidDel="004D0005">
          <w:delText>2</w:delText>
        </w:r>
        <w:r w:rsidR="00D11C7B" w:rsidDel="004D0005">
          <w:delText>4</w:delText>
        </w:r>
        <w:r w:rsidR="001D1A52" w:rsidDel="004D0005">
          <w:delText>3</w:delText>
        </w:r>
        <w:r w:rsidDel="004D0005">
          <w:delText xml:space="preserve"> </w:delText>
        </w:r>
      </w:del>
      <w:ins w:id="71" w:author="Glass George Frederick Jr (TTSH)" w:date="2025-05-14T14:40:00Z">
        <w:r w:rsidR="00E42299">
          <w:t>309</w:t>
        </w:r>
      </w:ins>
      <w:ins w:id="72" w:author="Glass George Frederick Jr (TTSH)" w:date="2025-05-14T11:22:00Z">
        <w:r w:rsidR="004D0005">
          <w:t xml:space="preserve"> </w:t>
        </w:r>
      </w:ins>
      <w:r>
        <w:t xml:space="preserve">words </w:t>
      </w:r>
    </w:p>
    <w:p w14:paraId="5DE3DFDC" w14:textId="77777777" w:rsidR="003D192E" w:rsidRDefault="003D192E"/>
    <w:sectPr w:rsidR="003D192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Chan Ee Yuee (TTSH)" w:date="2024-07-08T18:37:00Z" w:initials="CEY(">
    <w:p w14:paraId="4E87B8D9" w14:textId="77777777" w:rsidR="000771E9" w:rsidRDefault="000771E9" w:rsidP="007A32D6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Do we want to specify that this is an app?</w:t>
      </w:r>
    </w:p>
  </w:comment>
  <w:comment w:id="1" w:author="Khoo Yin Qi (TTSH)" w:date="2024-07-09T13:57:00Z" w:initials="KYQ(">
    <w:p w14:paraId="64493245" w14:textId="77777777" w:rsidR="00AE6E5F" w:rsidRDefault="00AE6E5F" w:rsidP="00830D56">
      <w:pPr>
        <w:pStyle w:val="CommentText"/>
      </w:pPr>
      <w:r>
        <w:rPr>
          <w:rStyle w:val="CommentReference"/>
        </w:rPr>
        <w:annotationRef/>
      </w:r>
      <w:r>
        <w:t>Should I change it to 'uncovering insights' instead then?</w:t>
      </w:r>
    </w:p>
  </w:comment>
  <w:comment w:id="27" w:author="Chan Ee Yuee (TTSH)" w:date="2024-07-08T18:38:00Z" w:initials="CEY(">
    <w:p w14:paraId="7CAA2389" w14:textId="3F50FC3A" w:rsidR="000771E9" w:rsidRDefault="000771E9" w:rsidP="001514A6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Our results and discussion/conclusion should reflect this aim</w:t>
      </w:r>
    </w:p>
  </w:comment>
  <w:comment w:id="44" w:author="Chan Ee Yuee (TTSH)" w:date="2024-07-08T18:40:00Z" w:initials="CEY(">
    <w:p w14:paraId="7519AA2A" w14:textId="77777777" w:rsidR="000771E9" w:rsidRDefault="000771E9" w:rsidP="00B32180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Firstly, two rounds of user testing with caregivers were….</w:t>
      </w:r>
    </w:p>
  </w:comment>
  <w:comment w:id="45" w:author="Chan Ee Yuee (TTSH)" w:date="2024-07-08T18:41:00Z" w:initials="CEY(">
    <w:p w14:paraId="372C2ACF" w14:textId="77777777" w:rsidR="000771E9" w:rsidRDefault="000771E9" w:rsidP="001A5D5D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 xml:space="preserve">Delete the word 'informal' as we did not state that it was informal for the caregivers? </w:t>
      </w:r>
    </w:p>
  </w:comment>
  <w:comment w:id="46" w:author="Khoo Yin Qi (TTSH)" w:date="2024-07-10T10:45:00Z" w:initials="KYQ(">
    <w:p w14:paraId="2A901158" w14:textId="77777777" w:rsidR="008730B4" w:rsidRDefault="008730B4" w:rsidP="004F5A78">
      <w:pPr>
        <w:pStyle w:val="CommentText"/>
      </w:pPr>
      <w:r>
        <w:rPr>
          <w:rStyle w:val="CommentReference"/>
        </w:rPr>
        <w:annotationRef/>
      </w:r>
      <w:r>
        <w:t>Informal only for clinicians (MDTs), not caregivers</w:t>
      </w:r>
    </w:p>
  </w:comment>
  <w:comment w:id="62" w:author="Chan Ee Yuee (TTSH)" w:date="2024-07-08T18:43:00Z" w:initials="CEY(">
    <w:p w14:paraId="5BF37A1E" w14:textId="77777777" w:rsidR="00214C34" w:rsidRDefault="00214C34" w:rsidP="00214C34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Instead of 'assumptions' would it be better to craft these as potential areas for improvements were: …..Or craft these as other findings/insights?</w:t>
      </w:r>
    </w:p>
  </w:comment>
  <w:comment w:id="10" w:author="Glass George Frederick Jr (TTSH)" w:date="2024-07-10T12:47:00Z" w:initials="GGFJ(">
    <w:p w14:paraId="35178C93" w14:textId="77777777" w:rsidR="004E72EC" w:rsidRDefault="004E72EC" w:rsidP="009B5476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Moved part on development to background as Methods should report How Validation Was Done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E87B8D9" w15:done="0"/>
  <w15:commentEx w15:paraId="64493245" w15:paraIdParent="4E87B8D9" w15:done="0"/>
  <w15:commentEx w15:paraId="7CAA2389" w15:done="0"/>
  <w15:commentEx w15:paraId="7519AA2A" w15:done="1"/>
  <w15:commentEx w15:paraId="372C2ACF" w15:done="0"/>
  <w15:commentEx w15:paraId="2A901158" w15:paraIdParent="372C2ACF" w15:done="0"/>
  <w15:commentEx w15:paraId="5BF37A1E" w15:done="0"/>
  <w15:commentEx w15:paraId="35178C9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A36B067" w16cex:dateUtc="2024-07-08T10:37:00Z"/>
  <w16cex:commentExtensible w16cex:durableId="2A37C05C" w16cex:dateUtc="2024-07-09T05:57:00Z"/>
  <w16cex:commentExtensible w16cex:durableId="2A36B091" w16cex:dateUtc="2024-07-08T10:38:00Z"/>
  <w16cex:commentExtensible w16cex:durableId="2A36B123" w16cex:dateUtc="2024-07-08T10:40:00Z"/>
  <w16cex:commentExtensible w16cex:durableId="2A36B15A" w16cex:dateUtc="2024-07-08T10:41:00Z"/>
  <w16cex:commentExtensible w16cex:durableId="2A38E4AE" w16cex:dateUtc="2024-07-10T02:45:00Z"/>
  <w16cex:commentExtensible w16cex:durableId="2A38F664" w16cex:dateUtc="2024-07-08T10:43:00Z"/>
  <w16cex:commentExtensible w16cex:durableId="2A390155" w16cex:dateUtc="2024-07-10T04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E87B8D9" w16cid:durableId="2A36B067"/>
  <w16cid:commentId w16cid:paraId="64493245" w16cid:durableId="2A37C05C"/>
  <w16cid:commentId w16cid:paraId="7CAA2389" w16cid:durableId="2A36B091"/>
  <w16cid:commentId w16cid:paraId="7519AA2A" w16cid:durableId="2A36B123"/>
  <w16cid:commentId w16cid:paraId="372C2ACF" w16cid:durableId="2A36B15A"/>
  <w16cid:commentId w16cid:paraId="2A901158" w16cid:durableId="2A38E4AE"/>
  <w16cid:commentId w16cid:paraId="5BF37A1E" w16cid:durableId="2A38F664"/>
  <w16cid:commentId w16cid:paraId="35178C93" w16cid:durableId="2A39015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lass George Frederick Jr (TTSH)">
    <w15:presenceInfo w15:providerId="AD" w15:userId="S::Glass_George_FREDERICK@ttsh.com.sg::2d453fea-d92c-4edc-9339-6be46c03c3d8"/>
  </w15:person>
  <w15:person w15:author="Chan Ee Yuee (TTSH)">
    <w15:presenceInfo w15:providerId="AD" w15:userId="S::Ee_Yuee_Chan@ttsh.com.sg::621f6a63-12a5-443d-a9c2-1c4139d63af6"/>
  </w15:person>
  <w15:person w15:author="Khoo Yin Qi (TTSH)">
    <w15:presenceInfo w15:providerId="AD" w15:userId="S::Yin_Qi_KHOO@ttsh.com.sg::23fb488a-d6ae-4b18-adf3-a8c9253825f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91A"/>
    <w:rsid w:val="000771E9"/>
    <w:rsid w:val="00163219"/>
    <w:rsid w:val="001D1A52"/>
    <w:rsid w:val="0021333E"/>
    <w:rsid w:val="00214C34"/>
    <w:rsid w:val="00254E14"/>
    <w:rsid w:val="00256235"/>
    <w:rsid w:val="00281D68"/>
    <w:rsid w:val="00282C33"/>
    <w:rsid w:val="0028478A"/>
    <w:rsid w:val="002E0434"/>
    <w:rsid w:val="00355888"/>
    <w:rsid w:val="00360D8E"/>
    <w:rsid w:val="003C39C8"/>
    <w:rsid w:val="003D192E"/>
    <w:rsid w:val="003F0D10"/>
    <w:rsid w:val="004921E5"/>
    <w:rsid w:val="004D0005"/>
    <w:rsid w:val="004D2773"/>
    <w:rsid w:val="004E72EC"/>
    <w:rsid w:val="00502EC6"/>
    <w:rsid w:val="0055791A"/>
    <w:rsid w:val="00612EC3"/>
    <w:rsid w:val="00661B3E"/>
    <w:rsid w:val="00850808"/>
    <w:rsid w:val="008730B4"/>
    <w:rsid w:val="0089070C"/>
    <w:rsid w:val="008A2F48"/>
    <w:rsid w:val="00962233"/>
    <w:rsid w:val="009C26F2"/>
    <w:rsid w:val="00AE6E5F"/>
    <w:rsid w:val="00BA5F12"/>
    <w:rsid w:val="00BC230D"/>
    <w:rsid w:val="00C0687D"/>
    <w:rsid w:val="00C169C5"/>
    <w:rsid w:val="00C25DCB"/>
    <w:rsid w:val="00C71276"/>
    <w:rsid w:val="00CA3A5F"/>
    <w:rsid w:val="00CE2C18"/>
    <w:rsid w:val="00CF5F93"/>
    <w:rsid w:val="00D11C7B"/>
    <w:rsid w:val="00D33F1C"/>
    <w:rsid w:val="00E42299"/>
    <w:rsid w:val="00E456A9"/>
    <w:rsid w:val="00E50591"/>
    <w:rsid w:val="00F07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72C7E"/>
  <w15:docId w15:val="{F9950988-4A41-41D7-8F27-1881ACFE3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SG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254E14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771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71E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71E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71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71E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24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 standalone="yes"?>
<Relationships xmlns="http://schemas.openxmlformats.org/package/2006/relationships">
  <Relationship Id="rId8" Type="http://schemas.openxmlformats.org/officeDocument/2006/relationships/fontTable" Target="fontTable.xml" />
  <Relationship Id="rId3" Type="http://schemas.openxmlformats.org/officeDocument/2006/relationships/webSettings" Target="webSettings.xml" />
  <Relationship Id="rId7" Type="http://schemas.microsoft.com/office/2018/08/relationships/commentsExtensible" Target="commentsExtensible.xml" />
  <Relationship Id="rId2" Type="http://schemas.openxmlformats.org/officeDocument/2006/relationships/settings" Target="settings.xml" />
  <Relationship Id="rId1" Type="http://schemas.openxmlformats.org/officeDocument/2006/relationships/styles" Target="styles.xml" />
  <Relationship Id="rId6" Type="http://schemas.microsoft.com/office/2016/09/relationships/commentsIds" Target="commentsIds.xml" />
  <Relationship Id="rId5" Type="http://schemas.microsoft.com/office/2011/relationships/commentsExtended" Target="commentsExtended.xml" />
  <Relationship Id="rId10" Type="http://schemas.openxmlformats.org/officeDocument/2006/relationships/theme" Target="theme/theme1.xml" />
  <Relationship Id="rId4" Type="http://schemas.openxmlformats.org/officeDocument/2006/relationships/comments" Target="comments.xml" />
  <Relationship Id="rId9" Type="http://schemas.microsoft.com/office/2011/relationships/people" Target="people.xml" 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507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Glass George Frederick Jr</dc:creator>
  <cp:lastModifiedBy>Glass George Frederick Jr (TTSH)</cp:lastModifiedBy>
  <cp:revision>11</cp:revision>
  <cp:lastPrinted>2024-07-17T01:58:00Z</cp:lastPrinted>
  <dcterms:created xsi:type="dcterms:W3CDTF">2025-05-14T03:23:00Z</dcterms:created>
  <dcterms:modified xsi:type="dcterms:W3CDTF">2025-05-14T06:40:00Z</dcterms:modified>
</cp:coreProperties>
</file>