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96204D" w14:textId="1FB0D661" w:rsidR="00C4527E" w:rsidRPr="00C4527E" w:rsidDel="00A36C05" w:rsidRDefault="00C4527E" w:rsidP="00C4527E">
      <w:pPr>
        <w:spacing w:before="240" w:after="240"/>
        <w:rPr>
          <w:del w:id="0" w:author="George Glass" w:date="2021-06-03T11:42:00Z"/>
          <w:rFonts w:ascii="Times New Roman" w:eastAsia="Times New Roman" w:hAnsi="Times New Roman" w:cs="Times New Roman"/>
          <w:lang w:val="en-SG"/>
        </w:rPr>
      </w:pPr>
      <w:del w:id="1" w:author="George Glass" w:date="2021-06-03T11:42:00Z">
        <w:r w:rsidRPr="00C4527E" w:rsidDel="00A36C05">
          <w:rPr>
            <w:rFonts w:ascii="Arial" w:eastAsia="Times New Roman" w:hAnsi="Arial" w:cs="Arial"/>
            <w:b/>
            <w:bCs/>
            <w:color w:val="333333"/>
            <w:u w:val="single"/>
            <w:lang w:val="en-SG"/>
          </w:rPr>
          <w:delText>Comparing Digital Natives (aged 21-30) and Digital Immigrants (aged 31-40)</w:delText>
        </w:r>
      </w:del>
    </w:p>
    <w:p w14:paraId="4361F487" w14:textId="5FE1E068" w:rsidR="00C4527E" w:rsidRPr="00C4527E" w:rsidDel="00A36C05" w:rsidRDefault="00C4527E" w:rsidP="00C4527E">
      <w:pPr>
        <w:spacing w:before="240" w:after="240"/>
        <w:rPr>
          <w:del w:id="2" w:author="George Glass" w:date="2021-06-03T11:42:00Z"/>
          <w:rFonts w:ascii="Times New Roman" w:eastAsia="Times New Roman" w:hAnsi="Times New Roman" w:cs="Times New Roman"/>
          <w:lang w:val="en-SG"/>
        </w:rPr>
      </w:pPr>
      <w:del w:id="3" w:author="George Glass" w:date="2021-06-03T11:42:00Z">
        <w:r w:rsidRPr="00C4527E" w:rsidDel="00A36C05">
          <w:rPr>
            <w:rFonts w:ascii="Arial" w:eastAsia="Times New Roman" w:hAnsi="Arial" w:cs="Arial"/>
            <w:color w:val="333333"/>
            <w:lang w:val="en-SG"/>
          </w:rPr>
          <w:delText>Table 1. Demographics of digital native and digital immigrant nurses</w:delText>
        </w:r>
      </w:del>
    </w:p>
    <w:tbl>
      <w:tblPr>
        <w:tblW w:w="9360" w:type="dxa"/>
        <w:tblCellMar>
          <w:top w:w="15" w:type="dxa"/>
          <w:left w:w="15" w:type="dxa"/>
          <w:bottom w:w="15" w:type="dxa"/>
          <w:right w:w="15" w:type="dxa"/>
        </w:tblCellMar>
        <w:tblLook w:val="04A0" w:firstRow="1" w:lastRow="0" w:firstColumn="1" w:lastColumn="0" w:noHBand="0" w:noVBand="1"/>
      </w:tblPr>
      <w:tblGrid>
        <w:gridCol w:w="3295"/>
        <w:gridCol w:w="1359"/>
        <w:gridCol w:w="1674"/>
        <w:gridCol w:w="1358"/>
        <w:gridCol w:w="1674"/>
      </w:tblGrid>
      <w:tr w:rsidR="00C4527E" w:rsidRPr="00C4527E" w:rsidDel="00A36C05" w14:paraId="7DB1E54B" w14:textId="7FAA7E73" w:rsidTr="00C4527E">
        <w:trPr>
          <w:trHeight w:val="400"/>
          <w:del w:id="4"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EAE9E" w14:textId="776ADB9C" w:rsidR="00C4527E" w:rsidRPr="00C4527E" w:rsidDel="00A36C05" w:rsidRDefault="00C4527E" w:rsidP="00C4527E">
            <w:pPr>
              <w:rPr>
                <w:del w:id="5" w:author="George Glass" w:date="2021-06-03T11:42:00Z"/>
                <w:rFonts w:ascii="Times New Roman" w:eastAsia="Times New Roman" w:hAnsi="Times New Roman" w:cs="Times New Roman"/>
                <w:lang w:val="en-SG"/>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DB97E" w14:textId="660F9A97" w:rsidR="00C4527E" w:rsidRPr="00C4527E" w:rsidDel="00A36C05" w:rsidRDefault="00C4527E" w:rsidP="00C4527E">
            <w:pPr>
              <w:jc w:val="center"/>
              <w:rPr>
                <w:del w:id="6" w:author="George Glass" w:date="2021-06-03T11:42:00Z"/>
                <w:rFonts w:ascii="Times New Roman" w:eastAsia="Times New Roman" w:hAnsi="Times New Roman" w:cs="Times New Roman"/>
                <w:lang w:val="en-SG"/>
              </w:rPr>
            </w:pPr>
            <w:del w:id="7" w:author="George Glass" w:date="2021-06-03T11:42:00Z">
              <w:r w:rsidRPr="00C4527E" w:rsidDel="00A36C05">
                <w:rPr>
                  <w:rFonts w:ascii="Arial" w:eastAsia="Times New Roman" w:hAnsi="Arial" w:cs="Arial"/>
                  <w:color w:val="333333"/>
                  <w:sz w:val="20"/>
                  <w:szCs w:val="20"/>
                  <w:lang w:val="en-SG"/>
                </w:rPr>
                <w:delText>T1 (n=900)</w:delText>
              </w:r>
            </w:del>
          </w:p>
        </w:tc>
      </w:tr>
      <w:tr w:rsidR="00C4527E" w:rsidRPr="00C4527E" w:rsidDel="00A36C05" w14:paraId="75F04B31" w14:textId="651BE179" w:rsidTr="00C4527E">
        <w:trPr>
          <w:trHeight w:val="400"/>
          <w:del w:id="8"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67C3D" w14:textId="4AC1FBAF" w:rsidR="00C4527E" w:rsidRPr="00C4527E" w:rsidDel="00A36C05" w:rsidRDefault="00C4527E" w:rsidP="00C4527E">
            <w:pPr>
              <w:rPr>
                <w:del w:id="9" w:author="George Glass" w:date="2021-06-03T11:42:00Z"/>
                <w:rFonts w:ascii="Times New Roman" w:eastAsia="Times New Roman" w:hAnsi="Times New Roman" w:cs="Times New Roman"/>
                <w:lang w:val="en-SG"/>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8EBBA" w14:textId="75CB8B00" w:rsidR="00C4527E" w:rsidRPr="00C4527E" w:rsidDel="00A36C05" w:rsidRDefault="00C4527E" w:rsidP="00C4527E">
            <w:pPr>
              <w:jc w:val="center"/>
              <w:rPr>
                <w:del w:id="10" w:author="George Glass" w:date="2021-06-03T11:42:00Z"/>
                <w:rFonts w:ascii="Times New Roman" w:eastAsia="Times New Roman" w:hAnsi="Times New Roman" w:cs="Times New Roman"/>
                <w:lang w:val="en-SG"/>
              </w:rPr>
            </w:pPr>
            <w:del w:id="11" w:author="George Glass" w:date="2021-06-03T11:42:00Z">
              <w:r w:rsidRPr="00C4527E" w:rsidDel="00A36C05">
                <w:rPr>
                  <w:rFonts w:ascii="Arial" w:eastAsia="Times New Roman" w:hAnsi="Arial" w:cs="Arial"/>
                  <w:color w:val="333333"/>
                  <w:sz w:val="20"/>
                  <w:szCs w:val="20"/>
                  <w:lang w:val="en-SG"/>
                </w:rPr>
                <w:delText>n (%)</w:delText>
              </w:r>
            </w:del>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827EC" w14:textId="52E98EE6" w:rsidR="00C4527E" w:rsidRPr="00C4527E" w:rsidDel="00A36C05" w:rsidRDefault="00C4527E" w:rsidP="00C4527E">
            <w:pPr>
              <w:jc w:val="center"/>
              <w:rPr>
                <w:del w:id="12" w:author="George Glass" w:date="2021-06-03T11:42:00Z"/>
                <w:rFonts w:ascii="Times New Roman" w:eastAsia="Times New Roman" w:hAnsi="Times New Roman" w:cs="Times New Roman"/>
                <w:lang w:val="en-SG"/>
              </w:rPr>
            </w:pPr>
            <w:del w:id="13" w:author="George Glass" w:date="2021-06-03T11:42:00Z">
              <w:r w:rsidRPr="00C4527E" w:rsidDel="00A36C05">
                <w:rPr>
                  <w:rFonts w:ascii="Arial" w:eastAsia="Times New Roman" w:hAnsi="Arial" w:cs="Arial"/>
                  <w:color w:val="333333"/>
                  <w:sz w:val="20"/>
                  <w:szCs w:val="20"/>
                  <w:lang w:val="en-SG"/>
                </w:rPr>
                <w:delText>Mean (SD)</w:delText>
              </w:r>
            </w:del>
          </w:p>
        </w:tc>
      </w:tr>
      <w:tr w:rsidR="00C4527E" w:rsidRPr="00C4527E" w:rsidDel="00A36C05" w14:paraId="37DDA4D3" w14:textId="3244EAEE" w:rsidTr="00C4527E">
        <w:trPr>
          <w:del w:id="14"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19B6D" w14:textId="79A5C994" w:rsidR="00C4527E" w:rsidRPr="00C4527E" w:rsidDel="00A36C05" w:rsidRDefault="00C4527E" w:rsidP="00C4527E">
            <w:pPr>
              <w:rPr>
                <w:del w:id="15"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46B8D" w14:textId="0C31E8B5" w:rsidR="00C4527E" w:rsidRPr="00C4527E" w:rsidDel="00A36C05" w:rsidRDefault="00C4527E" w:rsidP="00C4527E">
            <w:pPr>
              <w:jc w:val="center"/>
              <w:rPr>
                <w:del w:id="16" w:author="George Glass" w:date="2021-06-03T11:42:00Z"/>
                <w:rFonts w:ascii="Times New Roman" w:eastAsia="Times New Roman" w:hAnsi="Times New Roman" w:cs="Times New Roman"/>
                <w:lang w:val="en-SG"/>
              </w:rPr>
            </w:pPr>
            <w:del w:id="17" w:author="George Glass" w:date="2021-06-03T11:42:00Z">
              <w:r w:rsidRPr="00C4527E" w:rsidDel="00A36C05">
                <w:rPr>
                  <w:rFonts w:ascii="Arial" w:eastAsia="Times New Roman" w:hAnsi="Arial" w:cs="Arial"/>
                  <w:color w:val="333333"/>
                  <w:sz w:val="20"/>
                  <w:szCs w:val="20"/>
                  <w:lang w:val="en-SG"/>
                </w:rPr>
                <w:delText>Digital Natives</w:delText>
              </w:r>
            </w:del>
          </w:p>
          <w:p w14:paraId="0F0F00F4" w14:textId="66C387AE" w:rsidR="00C4527E" w:rsidRPr="00C4527E" w:rsidDel="00A36C05" w:rsidRDefault="00C4527E" w:rsidP="00C4527E">
            <w:pPr>
              <w:jc w:val="center"/>
              <w:rPr>
                <w:del w:id="18" w:author="George Glass" w:date="2021-06-03T11:42:00Z"/>
                <w:rFonts w:ascii="Times New Roman" w:eastAsia="Times New Roman" w:hAnsi="Times New Roman" w:cs="Times New Roman"/>
                <w:lang w:val="en-SG"/>
              </w:rPr>
            </w:pPr>
            <w:del w:id="19" w:author="George Glass" w:date="2021-06-03T11:42:00Z">
              <w:r w:rsidRPr="00C4527E" w:rsidDel="00A36C05">
                <w:rPr>
                  <w:rFonts w:ascii="Arial" w:eastAsia="Times New Roman" w:hAnsi="Arial" w:cs="Arial"/>
                  <w:color w:val="333333"/>
                  <w:sz w:val="20"/>
                  <w:szCs w:val="20"/>
                  <w:lang w:val="en-SG"/>
                </w:rPr>
                <w:delText>(n=445)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44683" w14:textId="04908561" w:rsidR="00C4527E" w:rsidRPr="00C4527E" w:rsidDel="00A36C05" w:rsidRDefault="00C4527E" w:rsidP="00C4527E">
            <w:pPr>
              <w:jc w:val="center"/>
              <w:rPr>
                <w:del w:id="20" w:author="George Glass" w:date="2021-06-03T11:42:00Z"/>
                <w:rFonts w:ascii="Times New Roman" w:eastAsia="Times New Roman" w:hAnsi="Times New Roman" w:cs="Times New Roman"/>
                <w:lang w:val="en-SG"/>
              </w:rPr>
            </w:pPr>
            <w:del w:id="21" w:author="George Glass" w:date="2021-06-03T11:42:00Z">
              <w:r w:rsidRPr="00C4527E" w:rsidDel="00A36C05">
                <w:rPr>
                  <w:rFonts w:ascii="Arial" w:eastAsia="Times New Roman" w:hAnsi="Arial" w:cs="Arial"/>
                  <w:color w:val="333333"/>
                  <w:sz w:val="20"/>
                  <w:szCs w:val="20"/>
                  <w:lang w:val="en-SG"/>
                </w:rPr>
                <w:delText>Digital Immigrants</w:delText>
              </w:r>
            </w:del>
          </w:p>
          <w:p w14:paraId="3232006F" w14:textId="00DAFFF3" w:rsidR="00C4527E" w:rsidRPr="00C4527E" w:rsidDel="00A36C05" w:rsidRDefault="00C4527E" w:rsidP="00C4527E">
            <w:pPr>
              <w:jc w:val="center"/>
              <w:rPr>
                <w:del w:id="22" w:author="George Glass" w:date="2021-06-03T11:42:00Z"/>
                <w:rFonts w:ascii="Times New Roman" w:eastAsia="Times New Roman" w:hAnsi="Times New Roman" w:cs="Times New Roman"/>
                <w:lang w:val="en-SG"/>
              </w:rPr>
            </w:pPr>
            <w:del w:id="23" w:author="George Glass" w:date="2021-06-03T11:42:00Z">
              <w:r w:rsidRPr="00C4527E" w:rsidDel="00A36C05">
                <w:rPr>
                  <w:rFonts w:ascii="Arial" w:eastAsia="Times New Roman" w:hAnsi="Arial" w:cs="Arial"/>
                  <w:color w:val="333333"/>
                  <w:sz w:val="20"/>
                  <w:szCs w:val="20"/>
                  <w:lang w:val="en-SG"/>
                </w:rPr>
                <w:delText>(n=455) </w:delText>
              </w:r>
            </w:del>
          </w:p>
          <w:p w14:paraId="43476AEE" w14:textId="6C99CBFD" w:rsidR="00C4527E" w:rsidRPr="00C4527E" w:rsidDel="00A36C05" w:rsidRDefault="00C4527E" w:rsidP="00C4527E">
            <w:pPr>
              <w:rPr>
                <w:del w:id="24"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E06AD" w14:textId="501C788C" w:rsidR="00C4527E" w:rsidRPr="00C4527E" w:rsidDel="00A36C05" w:rsidRDefault="00C4527E" w:rsidP="00C4527E">
            <w:pPr>
              <w:jc w:val="center"/>
              <w:rPr>
                <w:del w:id="25" w:author="George Glass" w:date="2021-06-03T11:42:00Z"/>
                <w:rFonts w:ascii="Times New Roman" w:eastAsia="Times New Roman" w:hAnsi="Times New Roman" w:cs="Times New Roman"/>
                <w:lang w:val="en-SG"/>
              </w:rPr>
            </w:pPr>
            <w:del w:id="26" w:author="George Glass" w:date="2021-06-03T11:42:00Z">
              <w:r w:rsidRPr="00C4527E" w:rsidDel="00A36C05">
                <w:rPr>
                  <w:rFonts w:ascii="Arial" w:eastAsia="Times New Roman" w:hAnsi="Arial" w:cs="Arial"/>
                  <w:color w:val="333333"/>
                  <w:sz w:val="20"/>
                  <w:szCs w:val="20"/>
                  <w:lang w:val="en-SG"/>
                </w:rPr>
                <w:delText>Digital Natives</w:delText>
              </w:r>
            </w:del>
          </w:p>
          <w:p w14:paraId="51B2E8FF" w14:textId="6FA237C6" w:rsidR="00C4527E" w:rsidRPr="00C4527E" w:rsidDel="00A36C05" w:rsidRDefault="00C4527E" w:rsidP="00C4527E">
            <w:pPr>
              <w:jc w:val="center"/>
              <w:rPr>
                <w:del w:id="27" w:author="George Glass" w:date="2021-06-03T11:42:00Z"/>
                <w:rFonts w:ascii="Times New Roman" w:eastAsia="Times New Roman" w:hAnsi="Times New Roman" w:cs="Times New Roman"/>
                <w:lang w:val="en-SG"/>
              </w:rPr>
            </w:pPr>
            <w:del w:id="28" w:author="George Glass" w:date="2021-06-03T11:42:00Z">
              <w:r w:rsidRPr="00C4527E" w:rsidDel="00A36C05">
                <w:rPr>
                  <w:rFonts w:ascii="Arial" w:eastAsia="Times New Roman" w:hAnsi="Arial" w:cs="Arial"/>
                  <w:color w:val="333333"/>
                  <w:sz w:val="20"/>
                  <w:szCs w:val="20"/>
                  <w:lang w:val="en-SG"/>
                </w:rPr>
                <w:delText>(n=445)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69C8" w14:textId="3EA5B108" w:rsidR="00C4527E" w:rsidRPr="00C4527E" w:rsidDel="00A36C05" w:rsidRDefault="00C4527E" w:rsidP="00C4527E">
            <w:pPr>
              <w:jc w:val="center"/>
              <w:rPr>
                <w:del w:id="29" w:author="George Glass" w:date="2021-06-03T11:42:00Z"/>
                <w:rFonts w:ascii="Times New Roman" w:eastAsia="Times New Roman" w:hAnsi="Times New Roman" w:cs="Times New Roman"/>
                <w:lang w:val="en-SG"/>
              </w:rPr>
            </w:pPr>
            <w:del w:id="30" w:author="George Glass" w:date="2021-06-03T11:42:00Z">
              <w:r w:rsidRPr="00C4527E" w:rsidDel="00A36C05">
                <w:rPr>
                  <w:rFonts w:ascii="Arial" w:eastAsia="Times New Roman" w:hAnsi="Arial" w:cs="Arial"/>
                  <w:color w:val="333333"/>
                  <w:sz w:val="20"/>
                  <w:szCs w:val="20"/>
                  <w:lang w:val="en-SG"/>
                </w:rPr>
                <w:delText>Digital Immigrants</w:delText>
              </w:r>
            </w:del>
          </w:p>
          <w:p w14:paraId="6664141E" w14:textId="19F5CD5C" w:rsidR="00C4527E" w:rsidRPr="00C4527E" w:rsidDel="00A36C05" w:rsidRDefault="00C4527E" w:rsidP="00C4527E">
            <w:pPr>
              <w:jc w:val="center"/>
              <w:rPr>
                <w:del w:id="31" w:author="George Glass" w:date="2021-06-03T11:42:00Z"/>
                <w:rFonts w:ascii="Times New Roman" w:eastAsia="Times New Roman" w:hAnsi="Times New Roman" w:cs="Times New Roman"/>
                <w:lang w:val="en-SG"/>
              </w:rPr>
            </w:pPr>
            <w:del w:id="32" w:author="George Glass" w:date="2021-06-03T11:42:00Z">
              <w:r w:rsidRPr="00C4527E" w:rsidDel="00A36C05">
                <w:rPr>
                  <w:rFonts w:ascii="Arial" w:eastAsia="Times New Roman" w:hAnsi="Arial" w:cs="Arial"/>
                  <w:color w:val="333333"/>
                  <w:sz w:val="20"/>
                  <w:szCs w:val="20"/>
                  <w:lang w:val="en-SG"/>
                </w:rPr>
                <w:delText>(n=455) </w:delText>
              </w:r>
            </w:del>
          </w:p>
          <w:p w14:paraId="2864A368" w14:textId="05D40809" w:rsidR="00C4527E" w:rsidRPr="00C4527E" w:rsidDel="00A36C05" w:rsidRDefault="00C4527E" w:rsidP="00C4527E">
            <w:pPr>
              <w:rPr>
                <w:del w:id="33" w:author="George Glass" w:date="2021-06-03T11:42:00Z"/>
                <w:rFonts w:ascii="Times New Roman" w:eastAsia="Times New Roman" w:hAnsi="Times New Roman" w:cs="Times New Roman"/>
                <w:lang w:val="en-SG"/>
              </w:rPr>
            </w:pPr>
          </w:p>
        </w:tc>
      </w:tr>
      <w:tr w:rsidR="00C4527E" w:rsidRPr="00C4527E" w:rsidDel="00A36C05" w14:paraId="6BE6D556" w14:textId="2E1B30C5" w:rsidTr="00C4527E">
        <w:trPr>
          <w:trHeight w:val="400"/>
          <w:del w:id="34" w:author="George Glass" w:date="2021-06-03T11:42: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8F689" w14:textId="1E228A2A" w:rsidR="00C4527E" w:rsidRPr="00C4527E" w:rsidDel="00A36C05" w:rsidRDefault="00C4527E" w:rsidP="00C4527E">
            <w:pPr>
              <w:rPr>
                <w:del w:id="35" w:author="George Glass" w:date="2021-06-03T11:42:00Z"/>
                <w:rFonts w:ascii="Times New Roman" w:eastAsia="Times New Roman" w:hAnsi="Times New Roman" w:cs="Times New Roman"/>
                <w:lang w:val="en-SG"/>
              </w:rPr>
            </w:pPr>
            <w:del w:id="36" w:author="George Glass" w:date="2021-06-03T11:42:00Z">
              <w:r w:rsidRPr="00C4527E" w:rsidDel="00A36C05">
                <w:rPr>
                  <w:rFonts w:ascii="Arial" w:eastAsia="Times New Roman" w:hAnsi="Arial" w:cs="Arial"/>
                  <w:b/>
                  <w:bCs/>
                  <w:color w:val="333333"/>
                  <w:sz w:val="20"/>
                  <w:szCs w:val="20"/>
                  <w:lang w:val="en-SG"/>
                </w:rPr>
                <w:delText>Education</w:delText>
              </w:r>
            </w:del>
          </w:p>
        </w:tc>
      </w:tr>
      <w:tr w:rsidR="00C4527E" w:rsidRPr="00C4527E" w:rsidDel="00A36C05" w14:paraId="7A982B45" w14:textId="1E419574" w:rsidTr="00C4527E">
        <w:trPr>
          <w:del w:id="37"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32FD8" w14:textId="576C9116" w:rsidR="00C4527E" w:rsidRPr="00C4527E" w:rsidDel="00A36C05" w:rsidRDefault="00C4527E" w:rsidP="00C4527E">
            <w:pPr>
              <w:rPr>
                <w:del w:id="38" w:author="George Glass" w:date="2021-06-03T11:42:00Z"/>
                <w:rFonts w:ascii="Times New Roman" w:eastAsia="Times New Roman" w:hAnsi="Times New Roman" w:cs="Times New Roman"/>
                <w:lang w:val="en-SG"/>
              </w:rPr>
            </w:pPr>
            <w:del w:id="39" w:author="George Glass" w:date="2021-06-03T11:42:00Z">
              <w:r w:rsidRPr="00C4527E" w:rsidDel="00A36C05">
                <w:rPr>
                  <w:rFonts w:ascii="Arial" w:eastAsia="Times New Roman" w:hAnsi="Arial" w:cs="Arial"/>
                  <w:color w:val="333333"/>
                  <w:sz w:val="20"/>
                  <w:szCs w:val="20"/>
                  <w:lang w:val="en-SG"/>
                </w:rPr>
                <w:delText>Nitec/Higher Nitec</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F1EA6" w14:textId="4E99B526" w:rsidR="00C4527E" w:rsidRPr="00C4527E" w:rsidDel="00A36C05" w:rsidRDefault="00C4527E" w:rsidP="00C4527E">
            <w:pPr>
              <w:jc w:val="center"/>
              <w:rPr>
                <w:del w:id="40" w:author="George Glass" w:date="2021-06-03T11:42:00Z"/>
                <w:rFonts w:ascii="Times New Roman" w:eastAsia="Times New Roman" w:hAnsi="Times New Roman" w:cs="Times New Roman"/>
                <w:lang w:val="en-SG"/>
              </w:rPr>
            </w:pPr>
            <w:del w:id="41" w:author="George Glass" w:date="2021-06-03T11:42:00Z">
              <w:r w:rsidRPr="00C4527E" w:rsidDel="00A36C05">
                <w:rPr>
                  <w:rFonts w:ascii="Arial" w:eastAsia="Times New Roman" w:hAnsi="Arial" w:cs="Arial"/>
                  <w:color w:val="333333"/>
                  <w:sz w:val="20"/>
                  <w:szCs w:val="20"/>
                  <w:lang w:val="en-SG"/>
                </w:rPr>
                <w:delText>22 (4.9%)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7B473" w14:textId="6C197B87" w:rsidR="00C4527E" w:rsidRPr="00C4527E" w:rsidDel="00A36C05" w:rsidRDefault="00C4527E" w:rsidP="00C4527E">
            <w:pPr>
              <w:jc w:val="center"/>
              <w:rPr>
                <w:del w:id="42" w:author="George Glass" w:date="2021-06-03T11:42:00Z"/>
                <w:rFonts w:ascii="Times New Roman" w:eastAsia="Times New Roman" w:hAnsi="Times New Roman" w:cs="Times New Roman"/>
                <w:lang w:val="en-SG"/>
              </w:rPr>
            </w:pPr>
            <w:del w:id="43" w:author="George Glass" w:date="2021-06-03T11:42:00Z">
              <w:r w:rsidRPr="00C4527E" w:rsidDel="00A36C05">
                <w:rPr>
                  <w:rFonts w:ascii="Arial" w:eastAsia="Times New Roman" w:hAnsi="Arial" w:cs="Arial"/>
                  <w:color w:val="333333"/>
                  <w:sz w:val="20"/>
                  <w:szCs w:val="20"/>
                  <w:lang w:val="en-SG"/>
                </w:rPr>
                <w:delText>11 (2.4%)</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27A10" w14:textId="28A4D844" w:rsidR="00C4527E" w:rsidRPr="00C4527E" w:rsidDel="00A36C05" w:rsidRDefault="00C4527E" w:rsidP="00C4527E">
            <w:pPr>
              <w:rPr>
                <w:del w:id="44"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1B34C" w14:textId="570963AC" w:rsidR="00C4527E" w:rsidRPr="00C4527E" w:rsidDel="00A36C05" w:rsidRDefault="00C4527E" w:rsidP="00C4527E">
            <w:pPr>
              <w:rPr>
                <w:del w:id="45" w:author="George Glass" w:date="2021-06-03T11:42:00Z"/>
                <w:rFonts w:ascii="Times New Roman" w:eastAsia="Times New Roman" w:hAnsi="Times New Roman" w:cs="Times New Roman"/>
                <w:lang w:val="en-SG"/>
              </w:rPr>
            </w:pPr>
          </w:p>
        </w:tc>
      </w:tr>
      <w:tr w:rsidR="00C4527E" w:rsidRPr="00C4527E" w:rsidDel="00A36C05" w14:paraId="1213A252" w14:textId="6FE68742" w:rsidTr="00C4527E">
        <w:trPr>
          <w:del w:id="46"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0ECE7" w14:textId="45194CC6" w:rsidR="00C4527E" w:rsidRPr="00C4527E" w:rsidDel="00A36C05" w:rsidRDefault="00C4527E" w:rsidP="00C4527E">
            <w:pPr>
              <w:rPr>
                <w:del w:id="47" w:author="George Glass" w:date="2021-06-03T11:42:00Z"/>
                <w:rFonts w:ascii="Times New Roman" w:eastAsia="Times New Roman" w:hAnsi="Times New Roman" w:cs="Times New Roman"/>
                <w:lang w:val="en-SG"/>
              </w:rPr>
            </w:pPr>
            <w:del w:id="48" w:author="George Glass" w:date="2021-06-03T11:42:00Z">
              <w:r w:rsidRPr="00C4527E" w:rsidDel="00A36C05">
                <w:rPr>
                  <w:rFonts w:ascii="Arial" w:eastAsia="Times New Roman" w:hAnsi="Arial" w:cs="Arial"/>
                  <w:color w:val="333333"/>
                  <w:sz w:val="20"/>
                  <w:szCs w:val="20"/>
                  <w:lang w:val="en-SG"/>
                </w:rPr>
                <w:delText>Diploma</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D370F" w14:textId="6DEE363B" w:rsidR="00C4527E" w:rsidRPr="00C4527E" w:rsidDel="00A36C05" w:rsidRDefault="00C4527E" w:rsidP="00C4527E">
            <w:pPr>
              <w:jc w:val="center"/>
              <w:rPr>
                <w:del w:id="49" w:author="George Glass" w:date="2021-06-03T11:42:00Z"/>
                <w:rFonts w:ascii="Times New Roman" w:eastAsia="Times New Roman" w:hAnsi="Times New Roman" w:cs="Times New Roman"/>
                <w:lang w:val="en-SG"/>
              </w:rPr>
            </w:pPr>
            <w:del w:id="50" w:author="George Glass" w:date="2021-06-03T11:42:00Z">
              <w:r w:rsidRPr="00C4527E" w:rsidDel="00A36C05">
                <w:rPr>
                  <w:rFonts w:ascii="Arial" w:eastAsia="Times New Roman" w:hAnsi="Arial" w:cs="Arial"/>
                  <w:color w:val="333333"/>
                  <w:sz w:val="20"/>
                  <w:szCs w:val="20"/>
                  <w:lang w:val="en-SG"/>
                </w:rPr>
                <w:delText>225 (50.6%)</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E576" w14:textId="284C3B4F" w:rsidR="00C4527E" w:rsidRPr="00C4527E" w:rsidDel="00A36C05" w:rsidRDefault="00C4527E" w:rsidP="00C4527E">
            <w:pPr>
              <w:jc w:val="center"/>
              <w:rPr>
                <w:del w:id="51" w:author="George Glass" w:date="2021-06-03T11:42:00Z"/>
                <w:rFonts w:ascii="Times New Roman" w:eastAsia="Times New Roman" w:hAnsi="Times New Roman" w:cs="Times New Roman"/>
                <w:lang w:val="en-SG"/>
              </w:rPr>
            </w:pPr>
            <w:del w:id="52" w:author="George Glass" w:date="2021-06-03T11:42:00Z">
              <w:r w:rsidRPr="00C4527E" w:rsidDel="00A36C05">
                <w:rPr>
                  <w:rFonts w:ascii="Arial" w:eastAsia="Times New Roman" w:hAnsi="Arial" w:cs="Arial"/>
                  <w:color w:val="333333"/>
                  <w:sz w:val="20"/>
                  <w:szCs w:val="20"/>
                  <w:lang w:val="en-SG"/>
                </w:rPr>
                <w:delText>92 (20.2%)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09D62" w14:textId="0F8C04CB" w:rsidR="00C4527E" w:rsidRPr="00C4527E" w:rsidDel="00A36C05" w:rsidRDefault="00C4527E" w:rsidP="00C4527E">
            <w:pPr>
              <w:rPr>
                <w:del w:id="53"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2974F" w14:textId="09A090FA" w:rsidR="00C4527E" w:rsidRPr="00C4527E" w:rsidDel="00A36C05" w:rsidRDefault="00C4527E" w:rsidP="00C4527E">
            <w:pPr>
              <w:rPr>
                <w:del w:id="54" w:author="George Glass" w:date="2021-06-03T11:42:00Z"/>
                <w:rFonts w:ascii="Times New Roman" w:eastAsia="Times New Roman" w:hAnsi="Times New Roman" w:cs="Times New Roman"/>
                <w:lang w:val="en-SG"/>
              </w:rPr>
            </w:pPr>
          </w:p>
        </w:tc>
      </w:tr>
      <w:tr w:rsidR="00C4527E" w:rsidRPr="00C4527E" w:rsidDel="00A36C05" w14:paraId="7071F7AD" w14:textId="15A93F69" w:rsidTr="00C4527E">
        <w:trPr>
          <w:del w:id="55"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6D77E" w14:textId="1A5E3DB5" w:rsidR="00C4527E" w:rsidRPr="00C4527E" w:rsidDel="00A36C05" w:rsidRDefault="00C4527E" w:rsidP="00C4527E">
            <w:pPr>
              <w:rPr>
                <w:del w:id="56" w:author="George Glass" w:date="2021-06-03T11:42:00Z"/>
                <w:rFonts w:ascii="Times New Roman" w:eastAsia="Times New Roman" w:hAnsi="Times New Roman" w:cs="Times New Roman"/>
                <w:lang w:val="en-SG"/>
              </w:rPr>
            </w:pPr>
            <w:del w:id="57" w:author="George Glass" w:date="2021-06-03T11:42:00Z">
              <w:r w:rsidRPr="00C4527E" w:rsidDel="00A36C05">
                <w:rPr>
                  <w:rFonts w:ascii="Arial" w:eastAsia="Times New Roman" w:hAnsi="Arial" w:cs="Arial"/>
                  <w:color w:val="333333"/>
                  <w:sz w:val="20"/>
                  <w:szCs w:val="20"/>
                  <w:lang w:val="en-SG"/>
                </w:rPr>
                <w:delText>Bachelor/Degree</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BCFD" w14:textId="2F2D8F58" w:rsidR="00C4527E" w:rsidRPr="00C4527E" w:rsidDel="00A36C05" w:rsidRDefault="00C4527E" w:rsidP="00C4527E">
            <w:pPr>
              <w:jc w:val="center"/>
              <w:rPr>
                <w:del w:id="58" w:author="George Glass" w:date="2021-06-03T11:42:00Z"/>
                <w:rFonts w:ascii="Times New Roman" w:eastAsia="Times New Roman" w:hAnsi="Times New Roman" w:cs="Times New Roman"/>
                <w:lang w:val="en-SG"/>
              </w:rPr>
            </w:pPr>
            <w:del w:id="59" w:author="George Glass" w:date="2021-06-03T11:42:00Z">
              <w:r w:rsidRPr="00C4527E" w:rsidDel="00A36C05">
                <w:rPr>
                  <w:rFonts w:ascii="Arial" w:eastAsia="Times New Roman" w:hAnsi="Arial" w:cs="Arial"/>
                  <w:color w:val="333333"/>
                  <w:sz w:val="20"/>
                  <w:szCs w:val="20"/>
                  <w:lang w:val="en-SG"/>
                </w:rPr>
                <w:delText>196 (44.0%)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002EF" w14:textId="2D21BBF6" w:rsidR="00C4527E" w:rsidRPr="00C4527E" w:rsidDel="00A36C05" w:rsidRDefault="00C4527E" w:rsidP="00C4527E">
            <w:pPr>
              <w:jc w:val="center"/>
              <w:rPr>
                <w:del w:id="60" w:author="George Glass" w:date="2021-06-03T11:42:00Z"/>
                <w:rFonts w:ascii="Times New Roman" w:eastAsia="Times New Roman" w:hAnsi="Times New Roman" w:cs="Times New Roman"/>
                <w:lang w:val="en-SG"/>
              </w:rPr>
            </w:pPr>
            <w:del w:id="61" w:author="George Glass" w:date="2021-06-03T11:42:00Z">
              <w:r w:rsidRPr="00C4527E" w:rsidDel="00A36C05">
                <w:rPr>
                  <w:rFonts w:ascii="Arial" w:eastAsia="Times New Roman" w:hAnsi="Arial" w:cs="Arial"/>
                  <w:color w:val="333333"/>
                  <w:sz w:val="20"/>
                  <w:szCs w:val="20"/>
                  <w:lang w:val="en-SG"/>
                </w:rPr>
                <w:delText>345 (75.8%)</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D8089" w14:textId="02349F9E" w:rsidR="00C4527E" w:rsidRPr="00C4527E" w:rsidDel="00A36C05" w:rsidRDefault="00C4527E" w:rsidP="00C4527E">
            <w:pPr>
              <w:rPr>
                <w:del w:id="62"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8EF52" w14:textId="37DC334F" w:rsidR="00C4527E" w:rsidRPr="00C4527E" w:rsidDel="00A36C05" w:rsidRDefault="00C4527E" w:rsidP="00C4527E">
            <w:pPr>
              <w:rPr>
                <w:del w:id="63" w:author="George Glass" w:date="2021-06-03T11:42:00Z"/>
                <w:rFonts w:ascii="Times New Roman" w:eastAsia="Times New Roman" w:hAnsi="Times New Roman" w:cs="Times New Roman"/>
                <w:lang w:val="en-SG"/>
              </w:rPr>
            </w:pPr>
          </w:p>
        </w:tc>
      </w:tr>
      <w:tr w:rsidR="00C4527E" w:rsidRPr="00C4527E" w:rsidDel="00A36C05" w14:paraId="44AB43E9" w14:textId="6BB4D4E8" w:rsidTr="00C4527E">
        <w:trPr>
          <w:del w:id="64"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78E59" w14:textId="25FBF10B" w:rsidR="00C4527E" w:rsidRPr="00C4527E" w:rsidDel="00A36C05" w:rsidRDefault="00C4527E" w:rsidP="00C4527E">
            <w:pPr>
              <w:rPr>
                <w:del w:id="65" w:author="George Glass" w:date="2021-06-03T11:42:00Z"/>
                <w:rFonts w:ascii="Times New Roman" w:eastAsia="Times New Roman" w:hAnsi="Times New Roman" w:cs="Times New Roman"/>
                <w:lang w:val="en-SG"/>
              </w:rPr>
            </w:pPr>
            <w:del w:id="66" w:author="George Glass" w:date="2021-06-03T11:42:00Z">
              <w:r w:rsidRPr="00C4527E" w:rsidDel="00A36C05">
                <w:rPr>
                  <w:rFonts w:ascii="Arial" w:eastAsia="Times New Roman" w:hAnsi="Arial" w:cs="Arial"/>
                  <w:color w:val="333333"/>
                  <w:sz w:val="20"/>
                  <w:szCs w:val="20"/>
                  <w:lang w:val="en-SG"/>
                </w:rPr>
                <w:delText>Masters/PhD</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CD8C0" w14:textId="378FB05B" w:rsidR="00C4527E" w:rsidRPr="00C4527E" w:rsidDel="00A36C05" w:rsidRDefault="00C4527E" w:rsidP="00C4527E">
            <w:pPr>
              <w:jc w:val="center"/>
              <w:rPr>
                <w:del w:id="67" w:author="George Glass" w:date="2021-06-03T11:42:00Z"/>
                <w:rFonts w:ascii="Times New Roman" w:eastAsia="Times New Roman" w:hAnsi="Times New Roman" w:cs="Times New Roman"/>
                <w:lang w:val="en-SG"/>
              </w:rPr>
            </w:pPr>
            <w:del w:id="68" w:author="George Glass" w:date="2021-06-03T11:42:00Z">
              <w:r w:rsidRPr="00C4527E" w:rsidDel="00A36C05">
                <w:rPr>
                  <w:rFonts w:ascii="Arial" w:eastAsia="Times New Roman" w:hAnsi="Arial" w:cs="Arial"/>
                  <w:color w:val="333333"/>
                  <w:sz w:val="20"/>
                  <w:szCs w:val="20"/>
                  <w:lang w:val="en-SG"/>
                </w:rPr>
                <w:delText>2 (0.5%)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43796" w14:textId="6750A137" w:rsidR="00C4527E" w:rsidRPr="00C4527E" w:rsidDel="00A36C05" w:rsidRDefault="00C4527E" w:rsidP="00C4527E">
            <w:pPr>
              <w:jc w:val="center"/>
              <w:rPr>
                <w:del w:id="69" w:author="George Glass" w:date="2021-06-03T11:42:00Z"/>
                <w:rFonts w:ascii="Times New Roman" w:eastAsia="Times New Roman" w:hAnsi="Times New Roman" w:cs="Times New Roman"/>
                <w:lang w:val="en-SG"/>
              </w:rPr>
            </w:pPr>
            <w:del w:id="70" w:author="George Glass" w:date="2021-06-03T11:42:00Z">
              <w:r w:rsidRPr="00C4527E" w:rsidDel="00A36C05">
                <w:rPr>
                  <w:rFonts w:ascii="Arial" w:eastAsia="Times New Roman" w:hAnsi="Arial" w:cs="Arial"/>
                  <w:color w:val="333333"/>
                  <w:sz w:val="20"/>
                  <w:szCs w:val="20"/>
                  <w:lang w:val="en-SG"/>
                </w:rPr>
                <w:delText>7 (1.5%)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53674" w14:textId="1B45AE13" w:rsidR="00C4527E" w:rsidRPr="00C4527E" w:rsidDel="00A36C05" w:rsidRDefault="00C4527E" w:rsidP="00C4527E">
            <w:pPr>
              <w:rPr>
                <w:del w:id="71"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6EC7D" w14:textId="5B33C260" w:rsidR="00C4527E" w:rsidRPr="00C4527E" w:rsidDel="00A36C05" w:rsidRDefault="00C4527E" w:rsidP="00C4527E">
            <w:pPr>
              <w:rPr>
                <w:del w:id="72" w:author="George Glass" w:date="2021-06-03T11:42:00Z"/>
                <w:rFonts w:ascii="Times New Roman" w:eastAsia="Times New Roman" w:hAnsi="Times New Roman" w:cs="Times New Roman"/>
                <w:lang w:val="en-SG"/>
              </w:rPr>
            </w:pPr>
          </w:p>
        </w:tc>
      </w:tr>
      <w:tr w:rsidR="00C4527E" w:rsidRPr="00C4527E" w:rsidDel="00A36C05" w14:paraId="6D1DF795" w14:textId="7D6DE6C2" w:rsidTr="00C4527E">
        <w:trPr>
          <w:trHeight w:val="400"/>
          <w:del w:id="73" w:author="George Glass" w:date="2021-06-03T11:42: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92CF0" w14:textId="4FFECF92" w:rsidR="00C4527E" w:rsidRPr="00C4527E" w:rsidDel="00A36C05" w:rsidRDefault="00C4527E" w:rsidP="00C4527E">
            <w:pPr>
              <w:rPr>
                <w:del w:id="74" w:author="George Glass" w:date="2021-06-03T11:42:00Z"/>
                <w:rFonts w:ascii="Times New Roman" w:eastAsia="Times New Roman" w:hAnsi="Times New Roman" w:cs="Times New Roman"/>
                <w:lang w:val="en-SG"/>
              </w:rPr>
            </w:pPr>
            <w:del w:id="75" w:author="George Glass" w:date="2021-06-03T11:42:00Z">
              <w:r w:rsidRPr="00C4527E" w:rsidDel="00A36C05">
                <w:rPr>
                  <w:rFonts w:ascii="Arial" w:eastAsia="Times New Roman" w:hAnsi="Arial" w:cs="Arial"/>
                  <w:b/>
                  <w:bCs/>
                  <w:color w:val="333333"/>
                  <w:sz w:val="20"/>
                  <w:szCs w:val="20"/>
                  <w:lang w:val="en-SG"/>
                </w:rPr>
                <w:delText>System Used</w:delText>
              </w:r>
            </w:del>
          </w:p>
        </w:tc>
      </w:tr>
      <w:tr w:rsidR="00C4527E" w:rsidRPr="00C4527E" w:rsidDel="00A36C05" w14:paraId="08062FF1" w14:textId="330682C4" w:rsidTr="00C4527E">
        <w:trPr>
          <w:del w:id="76"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00DD5" w14:textId="6D8123FE" w:rsidR="00C4527E" w:rsidRPr="00C4527E" w:rsidDel="00A36C05" w:rsidRDefault="00C4527E" w:rsidP="00C4527E">
            <w:pPr>
              <w:rPr>
                <w:del w:id="77" w:author="George Glass" w:date="2021-06-03T11:42:00Z"/>
                <w:rFonts w:ascii="Times New Roman" w:eastAsia="Times New Roman" w:hAnsi="Times New Roman" w:cs="Times New Roman"/>
                <w:lang w:val="en-SG"/>
              </w:rPr>
            </w:pPr>
            <w:del w:id="78" w:author="George Glass" w:date="2021-06-03T11:42:00Z">
              <w:r w:rsidRPr="00C4527E" w:rsidDel="00A36C05">
                <w:rPr>
                  <w:rFonts w:ascii="Arial" w:eastAsia="Times New Roman" w:hAnsi="Arial" w:cs="Arial"/>
                  <w:color w:val="333333"/>
                  <w:sz w:val="20"/>
                  <w:szCs w:val="20"/>
                  <w:lang w:val="en-SG"/>
                </w:rPr>
                <w:delText>CPSS</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F8436" w14:textId="7F02682B" w:rsidR="00C4527E" w:rsidRPr="00C4527E" w:rsidDel="00A36C05" w:rsidRDefault="00C4527E" w:rsidP="00C4527E">
            <w:pPr>
              <w:jc w:val="center"/>
              <w:rPr>
                <w:del w:id="79" w:author="George Glass" w:date="2021-06-03T11:42:00Z"/>
                <w:rFonts w:ascii="Times New Roman" w:eastAsia="Times New Roman" w:hAnsi="Times New Roman" w:cs="Times New Roman"/>
                <w:lang w:val="en-SG"/>
              </w:rPr>
            </w:pPr>
            <w:del w:id="80" w:author="George Glass" w:date="2021-06-03T11:42:00Z">
              <w:r w:rsidRPr="00C4527E" w:rsidDel="00A36C05">
                <w:rPr>
                  <w:rFonts w:ascii="Arial" w:eastAsia="Times New Roman" w:hAnsi="Arial" w:cs="Arial"/>
                  <w:color w:val="333333"/>
                  <w:sz w:val="20"/>
                  <w:szCs w:val="20"/>
                  <w:lang w:val="en-SG"/>
                </w:rPr>
                <w:delText>327 (73.5%)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FF1AB" w14:textId="6A3B5628" w:rsidR="00C4527E" w:rsidRPr="00C4527E" w:rsidDel="00A36C05" w:rsidRDefault="00C4527E" w:rsidP="00C4527E">
            <w:pPr>
              <w:jc w:val="center"/>
              <w:rPr>
                <w:del w:id="81" w:author="George Glass" w:date="2021-06-03T11:42:00Z"/>
                <w:rFonts w:ascii="Times New Roman" w:eastAsia="Times New Roman" w:hAnsi="Times New Roman" w:cs="Times New Roman"/>
                <w:lang w:val="en-SG"/>
              </w:rPr>
            </w:pPr>
            <w:del w:id="82" w:author="George Glass" w:date="2021-06-03T11:42:00Z">
              <w:r w:rsidRPr="00C4527E" w:rsidDel="00A36C05">
                <w:rPr>
                  <w:rFonts w:ascii="Arial" w:eastAsia="Times New Roman" w:hAnsi="Arial" w:cs="Arial"/>
                  <w:color w:val="333333"/>
                  <w:sz w:val="20"/>
                  <w:szCs w:val="20"/>
                  <w:lang w:val="en-SG"/>
                </w:rPr>
                <w:delText>366 (80.4%)</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71619" w14:textId="01651E64" w:rsidR="00C4527E" w:rsidRPr="00C4527E" w:rsidDel="00A36C05" w:rsidRDefault="00C4527E" w:rsidP="00C4527E">
            <w:pPr>
              <w:rPr>
                <w:del w:id="83"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782EB" w14:textId="1F4B9E59" w:rsidR="00C4527E" w:rsidRPr="00C4527E" w:rsidDel="00A36C05" w:rsidRDefault="00C4527E" w:rsidP="00C4527E">
            <w:pPr>
              <w:rPr>
                <w:del w:id="84" w:author="George Glass" w:date="2021-06-03T11:42:00Z"/>
                <w:rFonts w:ascii="Times New Roman" w:eastAsia="Times New Roman" w:hAnsi="Times New Roman" w:cs="Times New Roman"/>
                <w:lang w:val="en-SG"/>
              </w:rPr>
            </w:pPr>
          </w:p>
        </w:tc>
      </w:tr>
      <w:tr w:rsidR="00C4527E" w:rsidRPr="00C4527E" w:rsidDel="00A36C05" w14:paraId="2E655880" w14:textId="26D8CC1B" w:rsidTr="00C4527E">
        <w:trPr>
          <w:del w:id="85"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9D75C" w14:textId="1A2F0BE4" w:rsidR="00C4527E" w:rsidRPr="00C4527E" w:rsidDel="00A36C05" w:rsidRDefault="00C4527E" w:rsidP="00C4527E">
            <w:pPr>
              <w:rPr>
                <w:del w:id="86" w:author="George Glass" w:date="2021-06-03T11:42:00Z"/>
                <w:rFonts w:ascii="Times New Roman" w:eastAsia="Times New Roman" w:hAnsi="Times New Roman" w:cs="Times New Roman"/>
                <w:lang w:val="en-SG"/>
              </w:rPr>
            </w:pPr>
            <w:del w:id="87" w:author="George Glass" w:date="2021-06-03T11:42:00Z">
              <w:r w:rsidRPr="00C4527E" w:rsidDel="00A36C05">
                <w:rPr>
                  <w:rFonts w:ascii="Arial" w:eastAsia="Times New Roman" w:hAnsi="Arial" w:cs="Arial"/>
                  <w:color w:val="333333"/>
                  <w:sz w:val="20"/>
                  <w:szCs w:val="20"/>
                  <w:lang w:val="en-SG"/>
                </w:rPr>
                <w:delText>EDWEB</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E813" w14:textId="68A0BE1C" w:rsidR="00C4527E" w:rsidRPr="00C4527E" w:rsidDel="00A36C05" w:rsidRDefault="00C4527E" w:rsidP="00C4527E">
            <w:pPr>
              <w:jc w:val="center"/>
              <w:rPr>
                <w:del w:id="88" w:author="George Glass" w:date="2021-06-03T11:42:00Z"/>
                <w:rFonts w:ascii="Times New Roman" w:eastAsia="Times New Roman" w:hAnsi="Times New Roman" w:cs="Times New Roman"/>
                <w:lang w:val="en-SG"/>
              </w:rPr>
            </w:pPr>
            <w:del w:id="89" w:author="George Glass" w:date="2021-06-03T11:42:00Z">
              <w:r w:rsidRPr="00C4527E" w:rsidDel="00A36C05">
                <w:rPr>
                  <w:rFonts w:ascii="Arial" w:eastAsia="Times New Roman" w:hAnsi="Arial" w:cs="Arial"/>
                  <w:color w:val="333333"/>
                  <w:sz w:val="20"/>
                  <w:szCs w:val="20"/>
                  <w:lang w:val="en-SG"/>
                </w:rPr>
                <w:delText>35 (7.9%)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ED9EC" w14:textId="0FEBA773" w:rsidR="00C4527E" w:rsidRPr="00C4527E" w:rsidDel="00A36C05" w:rsidRDefault="00C4527E" w:rsidP="00C4527E">
            <w:pPr>
              <w:jc w:val="center"/>
              <w:rPr>
                <w:del w:id="90" w:author="George Glass" w:date="2021-06-03T11:42:00Z"/>
                <w:rFonts w:ascii="Times New Roman" w:eastAsia="Times New Roman" w:hAnsi="Times New Roman" w:cs="Times New Roman"/>
                <w:lang w:val="en-SG"/>
              </w:rPr>
            </w:pPr>
            <w:del w:id="91" w:author="George Glass" w:date="2021-06-03T11:42:00Z">
              <w:r w:rsidRPr="00C4527E" w:rsidDel="00A36C05">
                <w:rPr>
                  <w:rFonts w:ascii="Arial" w:eastAsia="Times New Roman" w:hAnsi="Arial" w:cs="Arial"/>
                  <w:color w:val="333333"/>
                  <w:sz w:val="20"/>
                  <w:szCs w:val="20"/>
                  <w:lang w:val="en-SG"/>
                </w:rPr>
                <w:delText>19 (4.2%)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B1557" w14:textId="5E83A724" w:rsidR="00C4527E" w:rsidRPr="00C4527E" w:rsidDel="00A36C05" w:rsidRDefault="00C4527E" w:rsidP="00C4527E">
            <w:pPr>
              <w:rPr>
                <w:del w:id="92"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E85F2" w14:textId="7BAFEB0A" w:rsidR="00C4527E" w:rsidRPr="00C4527E" w:rsidDel="00A36C05" w:rsidRDefault="00C4527E" w:rsidP="00C4527E">
            <w:pPr>
              <w:rPr>
                <w:del w:id="93" w:author="George Glass" w:date="2021-06-03T11:42:00Z"/>
                <w:rFonts w:ascii="Times New Roman" w:eastAsia="Times New Roman" w:hAnsi="Times New Roman" w:cs="Times New Roman"/>
                <w:lang w:val="en-SG"/>
              </w:rPr>
            </w:pPr>
          </w:p>
        </w:tc>
      </w:tr>
      <w:tr w:rsidR="00C4527E" w:rsidRPr="00C4527E" w:rsidDel="00A36C05" w14:paraId="4823A972" w14:textId="6849690D" w:rsidTr="00C4527E">
        <w:trPr>
          <w:del w:id="94"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0FA33" w14:textId="3188F81A" w:rsidR="00C4527E" w:rsidRPr="00C4527E" w:rsidDel="00A36C05" w:rsidRDefault="00C4527E" w:rsidP="00C4527E">
            <w:pPr>
              <w:rPr>
                <w:del w:id="95" w:author="George Glass" w:date="2021-06-03T11:42:00Z"/>
                <w:rFonts w:ascii="Times New Roman" w:eastAsia="Times New Roman" w:hAnsi="Times New Roman" w:cs="Times New Roman"/>
                <w:lang w:val="en-SG"/>
              </w:rPr>
            </w:pPr>
            <w:del w:id="96" w:author="George Glass" w:date="2021-06-03T11:42:00Z">
              <w:r w:rsidRPr="00C4527E" w:rsidDel="00A36C05">
                <w:rPr>
                  <w:rFonts w:ascii="Arial" w:eastAsia="Times New Roman" w:hAnsi="Arial" w:cs="Arial"/>
                  <w:color w:val="333333"/>
                  <w:sz w:val="20"/>
                  <w:szCs w:val="20"/>
                  <w:lang w:val="en-SG"/>
                </w:rPr>
                <w:delText>ICCA</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B25E2" w14:textId="7904535C" w:rsidR="00C4527E" w:rsidRPr="00C4527E" w:rsidDel="00A36C05" w:rsidRDefault="00C4527E" w:rsidP="00C4527E">
            <w:pPr>
              <w:jc w:val="center"/>
              <w:rPr>
                <w:del w:id="97" w:author="George Glass" w:date="2021-06-03T11:42:00Z"/>
                <w:rFonts w:ascii="Times New Roman" w:eastAsia="Times New Roman" w:hAnsi="Times New Roman" w:cs="Times New Roman"/>
                <w:lang w:val="en-SG"/>
              </w:rPr>
            </w:pPr>
            <w:del w:id="98" w:author="George Glass" w:date="2021-06-03T11:42:00Z">
              <w:r w:rsidRPr="00C4527E" w:rsidDel="00A36C05">
                <w:rPr>
                  <w:rFonts w:ascii="Arial" w:eastAsia="Times New Roman" w:hAnsi="Arial" w:cs="Arial"/>
                  <w:color w:val="333333"/>
                  <w:sz w:val="20"/>
                  <w:szCs w:val="20"/>
                  <w:lang w:val="en-SG"/>
                </w:rPr>
                <w:delText>49 (11.0%)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92125" w14:textId="0F650741" w:rsidR="00C4527E" w:rsidRPr="00C4527E" w:rsidDel="00A36C05" w:rsidRDefault="00C4527E" w:rsidP="00C4527E">
            <w:pPr>
              <w:jc w:val="center"/>
              <w:rPr>
                <w:del w:id="99" w:author="George Glass" w:date="2021-06-03T11:42:00Z"/>
                <w:rFonts w:ascii="Times New Roman" w:eastAsia="Times New Roman" w:hAnsi="Times New Roman" w:cs="Times New Roman"/>
                <w:lang w:val="en-SG"/>
              </w:rPr>
            </w:pPr>
            <w:del w:id="100" w:author="George Glass" w:date="2021-06-03T11:42:00Z">
              <w:r w:rsidRPr="00C4527E" w:rsidDel="00A36C05">
                <w:rPr>
                  <w:rFonts w:ascii="Arial" w:eastAsia="Times New Roman" w:hAnsi="Arial" w:cs="Arial"/>
                  <w:color w:val="333333"/>
                  <w:sz w:val="20"/>
                  <w:szCs w:val="20"/>
                  <w:lang w:val="en-SG"/>
                </w:rPr>
                <w:delText>34 (7.5%)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902C" w14:textId="31D413FE" w:rsidR="00C4527E" w:rsidRPr="00C4527E" w:rsidDel="00A36C05" w:rsidRDefault="00C4527E" w:rsidP="00C4527E">
            <w:pPr>
              <w:rPr>
                <w:del w:id="101"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D6A8" w14:textId="300FC6C6" w:rsidR="00C4527E" w:rsidRPr="00C4527E" w:rsidDel="00A36C05" w:rsidRDefault="00C4527E" w:rsidP="00C4527E">
            <w:pPr>
              <w:rPr>
                <w:del w:id="102" w:author="George Glass" w:date="2021-06-03T11:42:00Z"/>
                <w:rFonts w:ascii="Times New Roman" w:eastAsia="Times New Roman" w:hAnsi="Times New Roman" w:cs="Times New Roman"/>
                <w:lang w:val="en-SG"/>
              </w:rPr>
            </w:pPr>
          </w:p>
        </w:tc>
      </w:tr>
      <w:tr w:rsidR="00C4527E" w:rsidRPr="00C4527E" w:rsidDel="00A36C05" w14:paraId="28038D46" w14:textId="5C74EC16" w:rsidTr="00C4527E">
        <w:trPr>
          <w:del w:id="103"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86005" w14:textId="119EBD30" w:rsidR="00C4527E" w:rsidRPr="00C4527E" w:rsidDel="00A36C05" w:rsidRDefault="00C4527E" w:rsidP="00C4527E">
            <w:pPr>
              <w:rPr>
                <w:del w:id="104" w:author="George Glass" w:date="2021-06-03T11:42:00Z"/>
                <w:rFonts w:ascii="Times New Roman" w:eastAsia="Times New Roman" w:hAnsi="Times New Roman" w:cs="Times New Roman"/>
                <w:lang w:val="en-SG"/>
              </w:rPr>
            </w:pPr>
            <w:del w:id="105" w:author="George Glass" w:date="2021-06-03T11:42:00Z">
              <w:r w:rsidRPr="00C4527E" w:rsidDel="00A36C05">
                <w:rPr>
                  <w:rFonts w:ascii="Arial" w:eastAsia="Times New Roman" w:hAnsi="Arial" w:cs="Arial"/>
                  <w:color w:val="333333"/>
                  <w:sz w:val="20"/>
                  <w:szCs w:val="20"/>
                  <w:lang w:val="en-SG"/>
                </w:rPr>
                <w:delText>OTRS</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85EFA" w14:textId="7127C7C3" w:rsidR="00C4527E" w:rsidRPr="00C4527E" w:rsidDel="00A36C05" w:rsidRDefault="00C4527E" w:rsidP="00C4527E">
            <w:pPr>
              <w:jc w:val="center"/>
              <w:rPr>
                <w:del w:id="106" w:author="George Glass" w:date="2021-06-03T11:42:00Z"/>
                <w:rFonts w:ascii="Times New Roman" w:eastAsia="Times New Roman" w:hAnsi="Times New Roman" w:cs="Times New Roman"/>
                <w:lang w:val="en-SG"/>
              </w:rPr>
            </w:pPr>
            <w:del w:id="107" w:author="George Glass" w:date="2021-06-03T11:42:00Z">
              <w:r w:rsidRPr="00C4527E" w:rsidDel="00A36C05">
                <w:rPr>
                  <w:rFonts w:ascii="Arial" w:eastAsia="Times New Roman" w:hAnsi="Arial" w:cs="Arial"/>
                  <w:color w:val="333333"/>
                  <w:sz w:val="20"/>
                  <w:szCs w:val="20"/>
                  <w:lang w:val="en-SG"/>
                </w:rPr>
                <w:delText>34 (7.6%)</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0A1BF" w14:textId="69D11078" w:rsidR="00C4527E" w:rsidRPr="00C4527E" w:rsidDel="00A36C05" w:rsidRDefault="00C4527E" w:rsidP="00C4527E">
            <w:pPr>
              <w:jc w:val="center"/>
              <w:rPr>
                <w:del w:id="108" w:author="George Glass" w:date="2021-06-03T11:42:00Z"/>
                <w:rFonts w:ascii="Times New Roman" w:eastAsia="Times New Roman" w:hAnsi="Times New Roman" w:cs="Times New Roman"/>
                <w:lang w:val="en-SG"/>
              </w:rPr>
            </w:pPr>
            <w:del w:id="109" w:author="George Glass" w:date="2021-06-03T11:42:00Z">
              <w:r w:rsidRPr="00C4527E" w:rsidDel="00A36C05">
                <w:rPr>
                  <w:rFonts w:ascii="Arial" w:eastAsia="Times New Roman" w:hAnsi="Arial" w:cs="Arial"/>
                  <w:color w:val="333333"/>
                  <w:sz w:val="20"/>
                  <w:szCs w:val="20"/>
                  <w:lang w:val="en-SG"/>
                </w:rPr>
                <w:delText>36 (7.9%)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9D8DA" w14:textId="1471BF70" w:rsidR="00C4527E" w:rsidRPr="00C4527E" w:rsidDel="00A36C05" w:rsidRDefault="00C4527E" w:rsidP="00C4527E">
            <w:pPr>
              <w:rPr>
                <w:del w:id="110"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11370" w14:textId="6AC9D81E" w:rsidR="00C4527E" w:rsidRPr="00C4527E" w:rsidDel="00A36C05" w:rsidRDefault="00C4527E" w:rsidP="00C4527E">
            <w:pPr>
              <w:rPr>
                <w:del w:id="111" w:author="George Glass" w:date="2021-06-03T11:42:00Z"/>
                <w:rFonts w:ascii="Times New Roman" w:eastAsia="Times New Roman" w:hAnsi="Times New Roman" w:cs="Times New Roman"/>
                <w:lang w:val="en-SG"/>
              </w:rPr>
            </w:pPr>
          </w:p>
        </w:tc>
      </w:tr>
      <w:tr w:rsidR="00C4527E" w:rsidRPr="00C4527E" w:rsidDel="00A36C05" w14:paraId="259DE168" w14:textId="031E514E" w:rsidTr="00C4527E">
        <w:trPr>
          <w:trHeight w:val="400"/>
          <w:del w:id="112" w:author="George Glass" w:date="2021-06-03T11:42: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F8B40" w14:textId="540FF45C" w:rsidR="00C4527E" w:rsidRPr="00C4527E" w:rsidDel="00A36C05" w:rsidRDefault="00C4527E" w:rsidP="00C4527E">
            <w:pPr>
              <w:rPr>
                <w:del w:id="113" w:author="George Glass" w:date="2021-06-03T11:42:00Z"/>
                <w:rFonts w:ascii="Times New Roman" w:eastAsia="Times New Roman" w:hAnsi="Times New Roman" w:cs="Times New Roman"/>
                <w:lang w:val="en-SG"/>
              </w:rPr>
            </w:pPr>
            <w:del w:id="114" w:author="George Glass" w:date="2021-06-03T11:42:00Z">
              <w:r w:rsidRPr="00C4527E" w:rsidDel="00A36C05">
                <w:rPr>
                  <w:rFonts w:ascii="Arial" w:eastAsia="Times New Roman" w:hAnsi="Arial" w:cs="Arial"/>
                  <w:b/>
                  <w:bCs/>
                  <w:color w:val="333333"/>
                  <w:sz w:val="20"/>
                  <w:szCs w:val="20"/>
                  <w:lang w:val="en-SG"/>
                </w:rPr>
                <w:delText>Nursing Position</w:delText>
              </w:r>
            </w:del>
          </w:p>
        </w:tc>
      </w:tr>
      <w:tr w:rsidR="00C4527E" w:rsidRPr="00C4527E" w:rsidDel="00A36C05" w14:paraId="7F620C37" w14:textId="7A475F83" w:rsidTr="00C4527E">
        <w:trPr>
          <w:del w:id="115"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D0D60" w14:textId="560F64D4" w:rsidR="00C4527E" w:rsidRPr="00C4527E" w:rsidDel="00A36C05" w:rsidRDefault="00C4527E" w:rsidP="00C4527E">
            <w:pPr>
              <w:rPr>
                <w:del w:id="116" w:author="George Glass" w:date="2021-06-03T11:42:00Z"/>
                <w:rFonts w:ascii="Times New Roman" w:eastAsia="Times New Roman" w:hAnsi="Times New Roman" w:cs="Times New Roman"/>
                <w:lang w:val="en-SG"/>
              </w:rPr>
            </w:pPr>
            <w:del w:id="117" w:author="George Glass" w:date="2021-06-03T11:42:00Z">
              <w:r w:rsidRPr="00C4527E" w:rsidDel="00A36C05">
                <w:rPr>
                  <w:rFonts w:ascii="Arial" w:eastAsia="Times New Roman" w:hAnsi="Arial" w:cs="Arial"/>
                  <w:color w:val="333333"/>
                  <w:sz w:val="20"/>
                  <w:szCs w:val="20"/>
                  <w:lang w:val="en-SG"/>
                </w:rPr>
                <w:delText>Enrolled Nurse</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F75D" w14:textId="283BA524" w:rsidR="00C4527E" w:rsidRPr="00C4527E" w:rsidDel="00A36C05" w:rsidRDefault="00C4527E" w:rsidP="00C4527E">
            <w:pPr>
              <w:jc w:val="center"/>
              <w:rPr>
                <w:del w:id="118" w:author="George Glass" w:date="2021-06-03T11:42:00Z"/>
                <w:rFonts w:ascii="Times New Roman" w:eastAsia="Times New Roman" w:hAnsi="Times New Roman" w:cs="Times New Roman"/>
                <w:lang w:val="en-SG"/>
              </w:rPr>
            </w:pPr>
            <w:del w:id="119" w:author="George Glass" w:date="2021-06-03T11:42:00Z">
              <w:r w:rsidRPr="00C4527E" w:rsidDel="00A36C05">
                <w:rPr>
                  <w:rFonts w:ascii="Arial" w:eastAsia="Times New Roman" w:hAnsi="Arial" w:cs="Arial"/>
                  <w:color w:val="333333"/>
                  <w:sz w:val="20"/>
                  <w:szCs w:val="20"/>
                  <w:lang w:val="en-SG"/>
                </w:rPr>
                <w:delText>56 (12.6%)</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C7C4E" w14:textId="5EDE30BC" w:rsidR="00C4527E" w:rsidRPr="00C4527E" w:rsidDel="00A36C05" w:rsidRDefault="00C4527E" w:rsidP="00C4527E">
            <w:pPr>
              <w:jc w:val="center"/>
              <w:rPr>
                <w:del w:id="120" w:author="George Glass" w:date="2021-06-03T11:42:00Z"/>
                <w:rFonts w:ascii="Times New Roman" w:eastAsia="Times New Roman" w:hAnsi="Times New Roman" w:cs="Times New Roman"/>
                <w:lang w:val="en-SG"/>
              </w:rPr>
            </w:pPr>
            <w:del w:id="121" w:author="George Glass" w:date="2021-06-03T11:42:00Z">
              <w:r w:rsidRPr="00C4527E" w:rsidDel="00A36C05">
                <w:rPr>
                  <w:rFonts w:ascii="Arial" w:eastAsia="Times New Roman" w:hAnsi="Arial" w:cs="Arial"/>
                  <w:color w:val="333333"/>
                  <w:sz w:val="20"/>
                  <w:szCs w:val="20"/>
                  <w:lang w:val="en-SG"/>
                </w:rPr>
                <w:delText>56 (12.3%)</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9AE28" w14:textId="0D007CE2" w:rsidR="00C4527E" w:rsidRPr="00C4527E" w:rsidDel="00A36C05" w:rsidRDefault="00C4527E" w:rsidP="00C4527E">
            <w:pPr>
              <w:rPr>
                <w:del w:id="122"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AE4A3" w14:textId="66C3A2BF" w:rsidR="00C4527E" w:rsidRPr="00C4527E" w:rsidDel="00A36C05" w:rsidRDefault="00C4527E" w:rsidP="00C4527E">
            <w:pPr>
              <w:rPr>
                <w:del w:id="123" w:author="George Glass" w:date="2021-06-03T11:42:00Z"/>
                <w:rFonts w:ascii="Times New Roman" w:eastAsia="Times New Roman" w:hAnsi="Times New Roman" w:cs="Times New Roman"/>
                <w:lang w:val="en-SG"/>
              </w:rPr>
            </w:pPr>
          </w:p>
        </w:tc>
      </w:tr>
      <w:tr w:rsidR="00C4527E" w:rsidRPr="00C4527E" w:rsidDel="00A36C05" w14:paraId="482F2820" w14:textId="344E7FA1" w:rsidTr="00C4527E">
        <w:trPr>
          <w:del w:id="124"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B935D" w14:textId="5FA88DA1" w:rsidR="00C4527E" w:rsidRPr="00C4527E" w:rsidDel="00A36C05" w:rsidRDefault="00C4527E" w:rsidP="00C4527E">
            <w:pPr>
              <w:rPr>
                <w:del w:id="125" w:author="George Glass" w:date="2021-06-03T11:42:00Z"/>
                <w:rFonts w:ascii="Times New Roman" w:eastAsia="Times New Roman" w:hAnsi="Times New Roman" w:cs="Times New Roman"/>
                <w:lang w:val="en-SG"/>
              </w:rPr>
            </w:pPr>
            <w:del w:id="126" w:author="George Glass" w:date="2021-06-03T11:42:00Z">
              <w:r w:rsidRPr="00C4527E" w:rsidDel="00A36C05">
                <w:rPr>
                  <w:rFonts w:ascii="Arial" w:eastAsia="Times New Roman" w:hAnsi="Arial" w:cs="Arial"/>
                  <w:color w:val="333333"/>
                  <w:sz w:val="20"/>
                  <w:szCs w:val="20"/>
                  <w:lang w:val="en-SG"/>
                </w:rPr>
                <w:delText>Registered Nurse (SN/SSN)</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13A83" w14:textId="36E26359" w:rsidR="00C4527E" w:rsidRPr="00C4527E" w:rsidDel="00A36C05" w:rsidRDefault="00C4527E" w:rsidP="00C4527E">
            <w:pPr>
              <w:jc w:val="center"/>
              <w:rPr>
                <w:del w:id="127" w:author="George Glass" w:date="2021-06-03T11:42:00Z"/>
                <w:rFonts w:ascii="Times New Roman" w:eastAsia="Times New Roman" w:hAnsi="Times New Roman" w:cs="Times New Roman"/>
                <w:lang w:val="en-SG"/>
              </w:rPr>
            </w:pPr>
            <w:del w:id="128" w:author="George Glass" w:date="2021-06-03T11:42:00Z">
              <w:r w:rsidRPr="00C4527E" w:rsidDel="00A36C05">
                <w:rPr>
                  <w:rFonts w:ascii="Arial" w:eastAsia="Times New Roman" w:hAnsi="Arial" w:cs="Arial"/>
                  <w:color w:val="333333"/>
                  <w:sz w:val="20"/>
                  <w:szCs w:val="20"/>
                  <w:lang w:val="en-SG"/>
                </w:rPr>
                <w:delText>389 (87.4%)</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EAACD" w14:textId="6C1810FA" w:rsidR="00C4527E" w:rsidRPr="00C4527E" w:rsidDel="00A36C05" w:rsidRDefault="00C4527E" w:rsidP="00C4527E">
            <w:pPr>
              <w:jc w:val="center"/>
              <w:rPr>
                <w:del w:id="129" w:author="George Glass" w:date="2021-06-03T11:42:00Z"/>
                <w:rFonts w:ascii="Times New Roman" w:eastAsia="Times New Roman" w:hAnsi="Times New Roman" w:cs="Times New Roman"/>
                <w:lang w:val="en-SG"/>
              </w:rPr>
            </w:pPr>
            <w:del w:id="130" w:author="George Glass" w:date="2021-06-03T11:42:00Z">
              <w:r w:rsidRPr="00C4527E" w:rsidDel="00A36C05">
                <w:rPr>
                  <w:rFonts w:ascii="Arial" w:eastAsia="Times New Roman" w:hAnsi="Arial" w:cs="Arial"/>
                  <w:color w:val="333333"/>
                  <w:sz w:val="20"/>
                  <w:szCs w:val="20"/>
                  <w:lang w:val="en-SG"/>
                </w:rPr>
                <w:delText>342 (75.2%)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B5403" w14:textId="7250345D" w:rsidR="00C4527E" w:rsidRPr="00C4527E" w:rsidDel="00A36C05" w:rsidRDefault="00C4527E" w:rsidP="00C4527E">
            <w:pPr>
              <w:rPr>
                <w:del w:id="131"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2D341" w14:textId="09F5C335" w:rsidR="00C4527E" w:rsidRPr="00C4527E" w:rsidDel="00A36C05" w:rsidRDefault="00C4527E" w:rsidP="00C4527E">
            <w:pPr>
              <w:rPr>
                <w:del w:id="132" w:author="George Glass" w:date="2021-06-03T11:42:00Z"/>
                <w:rFonts w:ascii="Times New Roman" w:eastAsia="Times New Roman" w:hAnsi="Times New Roman" w:cs="Times New Roman"/>
                <w:lang w:val="en-SG"/>
              </w:rPr>
            </w:pPr>
          </w:p>
        </w:tc>
      </w:tr>
      <w:tr w:rsidR="00C4527E" w:rsidRPr="00C4527E" w:rsidDel="00A36C05" w14:paraId="374AB38C" w14:textId="5AD64FC8" w:rsidTr="00C4527E">
        <w:trPr>
          <w:del w:id="133"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3205A" w14:textId="369F4403" w:rsidR="00C4527E" w:rsidRPr="00C4527E" w:rsidDel="00A36C05" w:rsidRDefault="00C4527E" w:rsidP="00C4527E">
            <w:pPr>
              <w:rPr>
                <w:del w:id="134" w:author="George Glass" w:date="2021-06-03T11:42:00Z"/>
                <w:rFonts w:ascii="Times New Roman" w:eastAsia="Times New Roman" w:hAnsi="Times New Roman" w:cs="Times New Roman"/>
                <w:lang w:val="en-SG"/>
              </w:rPr>
            </w:pPr>
            <w:del w:id="135" w:author="George Glass" w:date="2021-06-03T11:42:00Z">
              <w:r w:rsidRPr="00C4527E" w:rsidDel="00A36C05">
                <w:rPr>
                  <w:rFonts w:ascii="Arial" w:eastAsia="Times New Roman" w:hAnsi="Arial" w:cs="Arial"/>
                  <w:color w:val="333333"/>
                  <w:sz w:val="20"/>
                  <w:szCs w:val="20"/>
                  <w:lang w:val="en-SG"/>
                </w:rPr>
                <w:delText>Registered Nurse (ANC/NO and above)</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CF688" w14:textId="1DBB4E8E" w:rsidR="00C4527E" w:rsidRPr="00C4527E" w:rsidDel="00A36C05" w:rsidRDefault="00C4527E" w:rsidP="00C4527E">
            <w:pPr>
              <w:jc w:val="center"/>
              <w:rPr>
                <w:del w:id="136" w:author="George Glass" w:date="2021-06-03T11:42:00Z"/>
                <w:rFonts w:ascii="Times New Roman" w:eastAsia="Times New Roman" w:hAnsi="Times New Roman" w:cs="Times New Roman"/>
                <w:lang w:val="en-SG"/>
              </w:rPr>
            </w:pPr>
            <w:del w:id="137" w:author="George Glass" w:date="2021-06-03T11:42:00Z">
              <w:r w:rsidRPr="00C4527E" w:rsidDel="00A36C05">
                <w:rPr>
                  <w:rFonts w:ascii="Arial" w:eastAsia="Times New Roman" w:hAnsi="Arial" w:cs="Arial"/>
                  <w:color w:val="333333"/>
                  <w:sz w:val="20"/>
                  <w:szCs w:val="20"/>
                  <w:lang w:val="en-SG"/>
                </w:rPr>
                <w:delText>0 (0%)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AB771" w14:textId="5863158A" w:rsidR="00C4527E" w:rsidRPr="00C4527E" w:rsidDel="00A36C05" w:rsidRDefault="00C4527E" w:rsidP="00C4527E">
            <w:pPr>
              <w:jc w:val="center"/>
              <w:rPr>
                <w:del w:id="138" w:author="George Glass" w:date="2021-06-03T11:42:00Z"/>
                <w:rFonts w:ascii="Times New Roman" w:eastAsia="Times New Roman" w:hAnsi="Times New Roman" w:cs="Times New Roman"/>
                <w:lang w:val="en-SG"/>
              </w:rPr>
            </w:pPr>
            <w:del w:id="139" w:author="George Glass" w:date="2021-06-03T11:42:00Z">
              <w:r w:rsidRPr="00C4527E" w:rsidDel="00A36C05">
                <w:rPr>
                  <w:rFonts w:ascii="Arial" w:eastAsia="Times New Roman" w:hAnsi="Arial" w:cs="Arial"/>
                  <w:color w:val="333333"/>
                  <w:sz w:val="20"/>
                  <w:szCs w:val="20"/>
                  <w:lang w:val="en-SG"/>
                </w:rPr>
                <w:delText>57 (12.5%)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C4371" w14:textId="6C3E28BF" w:rsidR="00C4527E" w:rsidRPr="00C4527E" w:rsidDel="00A36C05" w:rsidRDefault="00C4527E" w:rsidP="00C4527E">
            <w:pPr>
              <w:rPr>
                <w:del w:id="140" w:author="George Glass" w:date="2021-06-03T11:42:00Z"/>
                <w:rFonts w:ascii="Times New Roman" w:eastAsia="Times New Roman" w:hAnsi="Times New Roman" w:cs="Times New Roman"/>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41448" w14:textId="27AE0A85" w:rsidR="00C4527E" w:rsidRPr="00C4527E" w:rsidDel="00A36C05" w:rsidRDefault="00C4527E" w:rsidP="00C4527E">
            <w:pPr>
              <w:rPr>
                <w:del w:id="141" w:author="George Glass" w:date="2021-06-03T11:42:00Z"/>
                <w:rFonts w:ascii="Times New Roman" w:eastAsia="Times New Roman" w:hAnsi="Times New Roman" w:cs="Times New Roman"/>
                <w:lang w:val="en-SG"/>
              </w:rPr>
            </w:pPr>
          </w:p>
        </w:tc>
      </w:tr>
      <w:tr w:rsidR="00C4527E" w:rsidRPr="00C4527E" w:rsidDel="00A36C05" w14:paraId="16A382A1" w14:textId="75564701" w:rsidTr="00C4527E">
        <w:trPr>
          <w:trHeight w:val="400"/>
          <w:del w:id="142" w:author="George Glass" w:date="2021-06-03T11:42: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6CDD7" w14:textId="4F93D4C4" w:rsidR="00C4527E" w:rsidRPr="00C4527E" w:rsidDel="00A36C05" w:rsidRDefault="00C4527E" w:rsidP="00C4527E">
            <w:pPr>
              <w:rPr>
                <w:del w:id="143" w:author="George Glass" w:date="2021-06-03T11:42:00Z"/>
                <w:rFonts w:ascii="Times New Roman" w:eastAsia="Times New Roman" w:hAnsi="Times New Roman" w:cs="Times New Roman"/>
                <w:lang w:val="en-SG"/>
              </w:rPr>
            </w:pPr>
            <w:del w:id="144" w:author="George Glass" w:date="2021-06-03T11:42:00Z">
              <w:r w:rsidRPr="00C4527E" w:rsidDel="00A36C05">
                <w:rPr>
                  <w:rFonts w:ascii="Arial" w:eastAsia="Times New Roman" w:hAnsi="Arial" w:cs="Arial"/>
                  <w:b/>
                  <w:bCs/>
                  <w:color w:val="333333"/>
                  <w:sz w:val="20"/>
                  <w:szCs w:val="20"/>
                  <w:lang w:val="en-SG"/>
                </w:rPr>
                <w:delText>Technology Savviness</w:delText>
              </w:r>
            </w:del>
          </w:p>
        </w:tc>
      </w:tr>
      <w:tr w:rsidR="00C4527E" w:rsidRPr="00C4527E" w:rsidDel="00A36C05" w14:paraId="3DE8DAA2" w14:textId="2D7697C7" w:rsidTr="00C4527E">
        <w:trPr>
          <w:trHeight w:val="400"/>
          <w:del w:id="145"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725F2" w14:textId="2E659D0C" w:rsidR="00C4527E" w:rsidRPr="00C4527E" w:rsidDel="00A36C05" w:rsidRDefault="00C4527E" w:rsidP="00C4527E">
            <w:pPr>
              <w:rPr>
                <w:del w:id="146" w:author="George Glass" w:date="2021-06-03T11:42:00Z"/>
                <w:rFonts w:ascii="Times New Roman" w:eastAsia="Times New Roman" w:hAnsi="Times New Roman" w:cs="Times New Roman"/>
                <w:lang w:val="en-SG"/>
              </w:rPr>
            </w:pPr>
            <w:del w:id="147" w:author="George Glass" w:date="2021-06-03T11:42:00Z">
              <w:r w:rsidRPr="00C4527E" w:rsidDel="00A36C05">
                <w:rPr>
                  <w:rFonts w:ascii="Arial" w:eastAsia="Times New Roman" w:hAnsi="Arial" w:cs="Arial"/>
                  <w:color w:val="333333"/>
                  <w:sz w:val="20"/>
                  <w:szCs w:val="20"/>
                  <w:lang w:val="en-SG"/>
                </w:rPr>
                <w:delText>Low</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76504" w14:textId="2D01DFA6" w:rsidR="00C4527E" w:rsidRPr="00C4527E" w:rsidDel="00A36C05" w:rsidRDefault="00C4527E" w:rsidP="00C4527E">
            <w:pPr>
              <w:jc w:val="center"/>
              <w:rPr>
                <w:del w:id="148" w:author="George Glass" w:date="2021-06-03T11:42:00Z"/>
                <w:rFonts w:ascii="Times New Roman" w:eastAsia="Times New Roman" w:hAnsi="Times New Roman" w:cs="Times New Roman"/>
                <w:lang w:val="en-SG"/>
              </w:rPr>
            </w:pPr>
            <w:del w:id="149" w:author="George Glass" w:date="2021-06-03T11:42:00Z">
              <w:r w:rsidRPr="00C4527E" w:rsidDel="00A36C05">
                <w:rPr>
                  <w:rFonts w:ascii="Arial" w:eastAsia="Times New Roman" w:hAnsi="Arial" w:cs="Arial"/>
                  <w:color w:val="333333"/>
                  <w:sz w:val="20"/>
                  <w:szCs w:val="20"/>
                  <w:lang w:val="en-SG"/>
                </w:rPr>
                <w:delText>153 (34.4%)</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B3BD1" w14:textId="25F79A3C" w:rsidR="00C4527E" w:rsidRPr="00C4527E" w:rsidDel="00A36C05" w:rsidRDefault="00C4527E" w:rsidP="00C4527E">
            <w:pPr>
              <w:jc w:val="center"/>
              <w:rPr>
                <w:del w:id="150" w:author="George Glass" w:date="2021-06-03T11:42:00Z"/>
                <w:rFonts w:ascii="Times New Roman" w:eastAsia="Times New Roman" w:hAnsi="Times New Roman" w:cs="Times New Roman"/>
                <w:lang w:val="en-SG"/>
              </w:rPr>
            </w:pPr>
            <w:del w:id="151" w:author="George Glass" w:date="2021-06-03T11:42:00Z">
              <w:r w:rsidRPr="00C4527E" w:rsidDel="00A36C05">
                <w:rPr>
                  <w:rFonts w:ascii="Arial" w:eastAsia="Times New Roman" w:hAnsi="Arial" w:cs="Arial"/>
                  <w:color w:val="333333"/>
                  <w:sz w:val="20"/>
                  <w:szCs w:val="20"/>
                  <w:lang w:val="en-SG"/>
                </w:rPr>
                <w:delText>170 (37.4%)</w:delText>
              </w:r>
            </w:del>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2BA63" w14:textId="2DF3939C" w:rsidR="00C4527E" w:rsidRPr="00C4527E" w:rsidDel="00A36C05" w:rsidRDefault="00C4527E" w:rsidP="00C4527E">
            <w:pPr>
              <w:jc w:val="center"/>
              <w:rPr>
                <w:del w:id="152" w:author="George Glass" w:date="2021-06-03T11:42:00Z"/>
                <w:rFonts w:ascii="Times New Roman" w:eastAsia="Times New Roman" w:hAnsi="Times New Roman" w:cs="Times New Roman"/>
                <w:lang w:val="en-SG"/>
              </w:rPr>
            </w:pPr>
            <w:del w:id="153" w:author="George Glass" w:date="2021-06-03T11:42:00Z">
              <w:r w:rsidRPr="00C4527E" w:rsidDel="00A36C05">
                <w:rPr>
                  <w:rFonts w:ascii="Arial" w:eastAsia="Times New Roman" w:hAnsi="Arial" w:cs="Arial"/>
                  <w:color w:val="333333"/>
                  <w:sz w:val="20"/>
                  <w:szCs w:val="20"/>
                  <w:lang w:val="en-SG"/>
                </w:rPr>
                <w:delText>3.81 </w:delText>
              </w:r>
            </w:del>
          </w:p>
          <w:p w14:paraId="6AF52C5F" w14:textId="6A85E8F6" w:rsidR="00C4527E" w:rsidRPr="00C4527E" w:rsidDel="00A36C05" w:rsidRDefault="00C4527E" w:rsidP="00C4527E">
            <w:pPr>
              <w:jc w:val="center"/>
              <w:rPr>
                <w:del w:id="154" w:author="George Glass" w:date="2021-06-03T11:42:00Z"/>
                <w:rFonts w:ascii="Times New Roman" w:eastAsia="Times New Roman" w:hAnsi="Times New Roman" w:cs="Times New Roman"/>
                <w:lang w:val="en-SG"/>
              </w:rPr>
            </w:pPr>
            <w:del w:id="155" w:author="George Glass" w:date="2021-06-03T11:42:00Z">
              <w:r w:rsidRPr="00C4527E" w:rsidDel="00A36C05">
                <w:rPr>
                  <w:rFonts w:ascii="Arial" w:eastAsia="Times New Roman" w:hAnsi="Arial" w:cs="Arial"/>
                  <w:color w:val="333333"/>
                  <w:sz w:val="20"/>
                  <w:szCs w:val="20"/>
                  <w:lang w:val="en-SG"/>
                </w:rPr>
                <w:delText>(0.743)</w:delText>
              </w:r>
            </w:del>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4327E" w14:textId="77A4C44C" w:rsidR="00C4527E" w:rsidRPr="00C4527E" w:rsidDel="00A36C05" w:rsidRDefault="00C4527E" w:rsidP="00C4527E">
            <w:pPr>
              <w:jc w:val="center"/>
              <w:rPr>
                <w:del w:id="156" w:author="George Glass" w:date="2021-06-03T11:42:00Z"/>
                <w:rFonts w:ascii="Times New Roman" w:eastAsia="Times New Roman" w:hAnsi="Times New Roman" w:cs="Times New Roman"/>
                <w:lang w:val="en-SG"/>
              </w:rPr>
            </w:pPr>
            <w:del w:id="157" w:author="George Glass" w:date="2021-06-03T11:42:00Z">
              <w:r w:rsidRPr="00C4527E" w:rsidDel="00A36C05">
                <w:rPr>
                  <w:rFonts w:ascii="Arial" w:eastAsia="Times New Roman" w:hAnsi="Arial" w:cs="Arial"/>
                  <w:color w:val="333333"/>
                  <w:sz w:val="20"/>
                  <w:szCs w:val="20"/>
                  <w:lang w:val="en-SG"/>
                </w:rPr>
                <w:delText>3.71</w:delText>
              </w:r>
            </w:del>
          </w:p>
          <w:p w14:paraId="4E0200E3" w14:textId="6322146D" w:rsidR="00C4527E" w:rsidRPr="00C4527E" w:rsidDel="00A36C05" w:rsidRDefault="00C4527E" w:rsidP="00C4527E">
            <w:pPr>
              <w:jc w:val="center"/>
              <w:rPr>
                <w:del w:id="158" w:author="George Glass" w:date="2021-06-03T11:42:00Z"/>
                <w:rFonts w:ascii="Times New Roman" w:eastAsia="Times New Roman" w:hAnsi="Times New Roman" w:cs="Times New Roman"/>
                <w:lang w:val="en-SG"/>
              </w:rPr>
            </w:pPr>
            <w:del w:id="159" w:author="George Glass" w:date="2021-06-03T11:42:00Z">
              <w:r w:rsidRPr="00C4527E" w:rsidDel="00A36C05">
                <w:rPr>
                  <w:rFonts w:ascii="Arial" w:eastAsia="Times New Roman" w:hAnsi="Arial" w:cs="Arial"/>
                  <w:color w:val="333333"/>
                  <w:sz w:val="20"/>
                  <w:szCs w:val="20"/>
                  <w:lang w:val="en-SG"/>
                </w:rPr>
                <w:delText>(0.784)</w:delText>
              </w:r>
            </w:del>
          </w:p>
        </w:tc>
      </w:tr>
      <w:tr w:rsidR="00C4527E" w:rsidRPr="00C4527E" w:rsidDel="00A36C05" w14:paraId="03BD564C" w14:textId="2071613A" w:rsidTr="00C4527E">
        <w:trPr>
          <w:trHeight w:val="400"/>
          <w:del w:id="160" w:author="George Glass" w:date="2021-06-03T11:42: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84E59" w14:textId="37057CC9" w:rsidR="00C4527E" w:rsidRPr="00C4527E" w:rsidDel="00A36C05" w:rsidRDefault="00C4527E" w:rsidP="00C4527E">
            <w:pPr>
              <w:rPr>
                <w:del w:id="161" w:author="George Glass" w:date="2021-06-03T11:42:00Z"/>
                <w:rFonts w:ascii="Times New Roman" w:eastAsia="Times New Roman" w:hAnsi="Times New Roman" w:cs="Times New Roman"/>
                <w:lang w:val="en-SG"/>
              </w:rPr>
            </w:pPr>
            <w:del w:id="162" w:author="George Glass" w:date="2021-06-03T11:42:00Z">
              <w:r w:rsidRPr="00C4527E" w:rsidDel="00A36C05">
                <w:rPr>
                  <w:rFonts w:ascii="Arial" w:eastAsia="Times New Roman" w:hAnsi="Arial" w:cs="Arial"/>
                  <w:color w:val="333333"/>
                  <w:sz w:val="20"/>
                  <w:szCs w:val="20"/>
                  <w:lang w:val="en-SG"/>
                </w:rPr>
                <w:delText>High</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2697A" w14:textId="1B32A31A" w:rsidR="00C4527E" w:rsidRPr="00C4527E" w:rsidDel="00A36C05" w:rsidRDefault="00C4527E" w:rsidP="00C4527E">
            <w:pPr>
              <w:jc w:val="center"/>
              <w:rPr>
                <w:del w:id="163" w:author="George Glass" w:date="2021-06-03T11:42:00Z"/>
                <w:rFonts w:ascii="Times New Roman" w:eastAsia="Times New Roman" w:hAnsi="Times New Roman" w:cs="Times New Roman"/>
                <w:lang w:val="en-SG"/>
              </w:rPr>
            </w:pPr>
            <w:del w:id="164" w:author="George Glass" w:date="2021-06-03T11:42:00Z">
              <w:r w:rsidRPr="00C4527E" w:rsidDel="00A36C05">
                <w:rPr>
                  <w:rFonts w:ascii="Arial" w:eastAsia="Times New Roman" w:hAnsi="Arial" w:cs="Arial"/>
                  <w:color w:val="333333"/>
                  <w:sz w:val="20"/>
                  <w:szCs w:val="20"/>
                  <w:lang w:val="en-SG"/>
                </w:rPr>
                <w:delText>292 (65.6%)</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2930" w14:textId="41AF5918" w:rsidR="00C4527E" w:rsidRPr="00C4527E" w:rsidDel="00A36C05" w:rsidRDefault="00C4527E" w:rsidP="00C4527E">
            <w:pPr>
              <w:jc w:val="center"/>
              <w:rPr>
                <w:del w:id="165" w:author="George Glass" w:date="2021-06-03T11:42:00Z"/>
                <w:rFonts w:ascii="Times New Roman" w:eastAsia="Times New Roman" w:hAnsi="Times New Roman" w:cs="Times New Roman"/>
                <w:lang w:val="en-SG"/>
              </w:rPr>
            </w:pPr>
            <w:del w:id="166" w:author="George Glass" w:date="2021-06-03T11:42:00Z">
              <w:r w:rsidRPr="00C4527E" w:rsidDel="00A36C05">
                <w:rPr>
                  <w:rFonts w:ascii="Arial" w:eastAsia="Times New Roman" w:hAnsi="Arial" w:cs="Arial"/>
                  <w:color w:val="333333"/>
                  <w:sz w:val="20"/>
                  <w:szCs w:val="20"/>
                  <w:lang w:val="en-SG"/>
                </w:rPr>
                <w:delText>285 (62.6%)</w:delText>
              </w:r>
            </w:del>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D9F54C" w14:textId="7EF9D14C" w:rsidR="00C4527E" w:rsidRPr="00C4527E" w:rsidDel="00A36C05" w:rsidRDefault="00C4527E" w:rsidP="00C4527E">
            <w:pPr>
              <w:rPr>
                <w:del w:id="167" w:author="George Glass" w:date="2021-06-03T11:42:00Z"/>
                <w:rFonts w:ascii="Times New Roman" w:eastAsia="Times New Roman" w:hAnsi="Times New Roman" w:cs="Times New Roman"/>
                <w:lang w:val="en-SG"/>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A43CCD" w14:textId="50DF4546" w:rsidR="00C4527E" w:rsidRPr="00C4527E" w:rsidDel="00A36C05" w:rsidRDefault="00C4527E" w:rsidP="00C4527E">
            <w:pPr>
              <w:rPr>
                <w:del w:id="168" w:author="George Glass" w:date="2021-06-03T11:42:00Z"/>
                <w:rFonts w:ascii="Times New Roman" w:eastAsia="Times New Roman" w:hAnsi="Times New Roman" w:cs="Times New Roman"/>
                <w:lang w:val="en-SG"/>
              </w:rPr>
            </w:pPr>
          </w:p>
        </w:tc>
      </w:tr>
    </w:tbl>
    <w:p w14:paraId="11A46293" w14:textId="38ABBCE5" w:rsidR="00C4527E" w:rsidRPr="00C4527E" w:rsidDel="00A36C05" w:rsidRDefault="00C4527E" w:rsidP="00C4527E">
      <w:pPr>
        <w:spacing w:after="240"/>
        <w:rPr>
          <w:del w:id="169" w:author="George Glass" w:date="2021-06-03T11:42:00Z"/>
          <w:rFonts w:ascii="Times New Roman" w:eastAsia="Times New Roman" w:hAnsi="Times New Roman" w:cs="Times New Roman"/>
          <w:lang w:val="en-SG"/>
        </w:rPr>
      </w:pPr>
    </w:p>
    <w:p w14:paraId="6A666762" w14:textId="2F7A7A54" w:rsidR="00C4527E" w:rsidDel="00A36C05" w:rsidRDefault="00C4527E" w:rsidP="00C4527E">
      <w:pPr>
        <w:spacing w:before="240" w:after="240"/>
        <w:rPr>
          <w:del w:id="170" w:author="George Glass" w:date="2021-06-03T11:42:00Z"/>
          <w:rFonts w:ascii="Arial" w:eastAsia="Times New Roman" w:hAnsi="Arial" w:cs="Arial"/>
          <w:color w:val="333333"/>
          <w:lang w:val="en-SG"/>
        </w:rPr>
      </w:pPr>
    </w:p>
    <w:p w14:paraId="75990D77" w14:textId="08B3B9E4" w:rsidR="00C4527E" w:rsidDel="00A36C05" w:rsidRDefault="00C4527E" w:rsidP="00C4527E">
      <w:pPr>
        <w:spacing w:before="240" w:after="240"/>
        <w:rPr>
          <w:del w:id="171" w:author="George Glass" w:date="2021-06-03T11:42:00Z"/>
          <w:rFonts w:ascii="Arial" w:eastAsia="Times New Roman" w:hAnsi="Arial" w:cs="Arial"/>
          <w:color w:val="333333"/>
          <w:lang w:val="en-SG"/>
        </w:rPr>
      </w:pPr>
    </w:p>
    <w:p w14:paraId="0BA67988" w14:textId="7D4597AD" w:rsidR="00C4527E" w:rsidRPr="00C4527E" w:rsidDel="00A36C05" w:rsidRDefault="00C4527E" w:rsidP="00C4527E">
      <w:pPr>
        <w:spacing w:before="240" w:after="240"/>
        <w:rPr>
          <w:del w:id="172" w:author="George Glass" w:date="2021-06-03T11:42:00Z"/>
          <w:rFonts w:ascii="Times New Roman" w:eastAsia="Times New Roman" w:hAnsi="Times New Roman" w:cs="Times New Roman"/>
          <w:lang w:val="en-SG"/>
        </w:rPr>
      </w:pPr>
      <w:del w:id="173" w:author="George Glass" w:date="2021-06-03T11:42:00Z">
        <w:r w:rsidRPr="00C4527E" w:rsidDel="00A36C05">
          <w:rPr>
            <w:rFonts w:ascii="Arial" w:eastAsia="Times New Roman" w:hAnsi="Arial" w:cs="Arial"/>
            <w:color w:val="333333"/>
            <w:lang w:val="en-SG"/>
          </w:rPr>
          <w:delText>Table 2. UTAUT domains mean scores between digital native and digital immigrant nurses</w:delText>
        </w:r>
      </w:del>
    </w:p>
    <w:tbl>
      <w:tblPr>
        <w:tblW w:w="0" w:type="auto"/>
        <w:tblCellMar>
          <w:top w:w="15" w:type="dxa"/>
          <w:left w:w="15" w:type="dxa"/>
          <w:bottom w:w="15" w:type="dxa"/>
          <w:right w:w="15" w:type="dxa"/>
        </w:tblCellMar>
        <w:tblLook w:val="04A0" w:firstRow="1" w:lastRow="0" w:firstColumn="1" w:lastColumn="0" w:noHBand="0" w:noVBand="1"/>
      </w:tblPr>
      <w:tblGrid>
        <w:gridCol w:w="1881"/>
        <w:gridCol w:w="1659"/>
        <w:gridCol w:w="1981"/>
      </w:tblGrid>
      <w:tr w:rsidR="00C4527E" w:rsidRPr="00C4527E" w:rsidDel="00A36C05" w14:paraId="72DEB5FD" w14:textId="4CFC201C" w:rsidTr="00C4527E">
        <w:trPr>
          <w:trHeight w:val="645"/>
          <w:del w:id="174" w:author="George Glass" w:date="2021-06-03T11:42:00Z"/>
        </w:trPr>
        <w:tc>
          <w:tcPr>
            <w:tcW w:w="0" w:type="auto"/>
            <w:tcBorders>
              <w:top w:val="single" w:sz="12" w:space="0" w:color="000000"/>
              <w:bottom w:val="single" w:sz="12" w:space="0" w:color="000000"/>
            </w:tcBorders>
            <w:tcMar>
              <w:top w:w="100" w:type="dxa"/>
              <w:left w:w="100" w:type="dxa"/>
              <w:bottom w:w="100" w:type="dxa"/>
              <w:right w:w="100" w:type="dxa"/>
            </w:tcMar>
            <w:hideMark/>
          </w:tcPr>
          <w:p w14:paraId="0C910E15" w14:textId="2229875F" w:rsidR="00C4527E" w:rsidRPr="00C4527E" w:rsidDel="00A36C05" w:rsidRDefault="00C4527E" w:rsidP="00C4527E">
            <w:pPr>
              <w:ind w:left="140" w:right="140"/>
              <w:jc w:val="center"/>
              <w:rPr>
                <w:del w:id="175" w:author="George Glass" w:date="2021-06-03T11:42:00Z"/>
                <w:rFonts w:ascii="Times New Roman" w:eastAsia="Times New Roman" w:hAnsi="Times New Roman" w:cs="Times New Roman"/>
                <w:lang w:val="en-SG"/>
              </w:rPr>
            </w:pPr>
            <w:del w:id="176" w:author="George Glass" w:date="2021-06-03T11:42:00Z">
              <w:r w:rsidRPr="00C4527E" w:rsidDel="00A36C05">
                <w:rPr>
                  <w:rFonts w:ascii="Arial" w:eastAsia="Times New Roman" w:hAnsi="Arial" w:cs="Arial"/>
                  <w:color w:val="333333"/>
                  <w:sz w:val="20"/>
                  <w:szCs w:val="20"/>
                  <w:lang w:val="en-SG"/>
                </w:rPr>
                <w:delText> </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33D5ED88" w14:textId="2AB26B71" w:rsidR="00C4527E" w:rsidRPr="00C4527E" w:rsidDel="00A36C05" w:rsidRDefault="00C4527E" w:rsidP="00C4527E">
            <w:pPr>
              <w:ind w:left="140" w:right="140"/>
              <w:jc w:val="center"/>
              <w:rPr>
                <w:del w:id="177" w:author="George Glass" w:date="2021-06-03T11:42:00Z"/>
                <w:rFonts w:ascii="Times New Roman" w:eastAsia="Times New Roman" w:hAnsi="Times New Roman" w:cs="Times New Roman"/>
                <w:lang w:val="en-SG"/>
              </w:rPr>
            </w:pPr>
            <w:del w:id="178" w:author="George Glass" w:date="2021-06-03T11:42:00Z">
              <w:r w:rsidRPr="00C4527E" w:rsidDel="00A36C05">
                <w:rPr>
                  <w:rFonts w:ascii="Arial" w:eastAsia="Times New Roman" w:hAnsi="Arial" w:cs="Arial"/>
                  <w:color w:val="333333"/>
                  <w:sz w:val="20"/>
                  <w:szCs w:val="20"/>
                  <w:lang w:val="en-SG"/>
                </w:rPr>
                <w:delText>Digital Native</w:delText>
              </w:r>
            </w:del>
          </w:p>
          <w:p w14:paraId="31065333" w14:textId="72A38012" w:rsidR="00C4527E" w:rsidRPr="00C4527E" w:rsidDel="00A36C05" w:rsidRDefault="00C4527E" w:rsidP="00C4527E">
            <w:pPr>
              <w:ind w:left="140" w:right="140"/>
              <w:jc w:val="center"/>
              <w:rPr>
                <w:del w:id="179" w:author="George Glass" w:date="2021-06-03T11:42:00Z"/>
                <w:rFonts w:ascii="Times New Roman" w:eastAsia="Times New Roman" w:hAnsi="Times New Roman" w:cs="Times New Roman"/>
                <w:lang w:val="en-SG"/>
              </w:rPr>
            </w:pPr>
            <w:del w:id="180" w:author="George Glass" w:date="2021-06-03T11:42:00Z">
              <w:r w:rsidRPr="00C4527E" w:rsidDel="00A36C05">
                <w:rPr>
                  <w:rFonts w:ascii="Arial" w:eastAsia="Times New Roman" w:hAnsi="Arial" w:cs="Arial"/>
                  <w:color w:val="333333"/>
                  <w:sz w:val="20"/>
                  <w:szCs w:val="20"/>
                  <w:lang w:val="en-SG"/>
                </w:rPr>
                <w:delText>(n=445)</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5AB2885E" w14:textId="78B31C99" w:rsidR="00C4527E" w:rsidRPr="00C4527E" w:rsidDel="00A36C05" w:rsidRDefault="00C4527E" w:rsidP="00C4527E">
            <w:pPr>
              <w:ind w:left="140" w:right="140"/>
              <w:jc w:val="center"/>
              <w:rPr>
                <w:del w:id="181" w:author="George Glass" w:date="2021-06-03T11:42:00Z"/>
                <w:rFonts w:ascii="Times New Roman" w:eastAsia="Times New Roman" w:hAnsi="Times New Roman" w:cs="Times New Roman"/>
                <w:lang w:val="en-SG"/>
              </w:rPr>
            </w:pPr>
            <w:del w:id="182" w:author="George Glass" w:date="2021-06-03T11:42:00Z">
              <w:r w:rsidRPr="00C4527E" w:rsidDel="00A36C05">
                <w:rPr>
                  <w:rFonts w:ascii="Arial" w:eastAsia="Times New Roman" w:hAnsi="Arial" w:cs="Arial"/>
                  <w:color w:val="333333"/>
                  <w:sz w:val="20"/>
                  <w:szCs w:val="20"/>
                  <w:lang w:val="en-SG"/>
                </w:rPr>
                <w:delText>Digital Immigrant</w:delText>
              </w:r>
            </w:del>
          </w:p>
          <w:p w14:paraId="0E266ADF" w14:textId="322B94E7" w:rsidR="00C4527E" w:rsidRPr="00C4527E" w:rsidDel="00A36C05" w:rsidRDefault="00C4527E" w:rsidP="00C4527E">
            <w:pPr>
              <w:ind w:left="140" w:right="140"/>
              <w:jc w:val="center"/>
              <w:rPr>
                <w:del w:id="183" w:author="George Glass" w:date="2021-06-03T11:42:00Z"/>
                <w:rFonts w:ascii="Times New Roman" w:eastAsia="Times New Roman" w:hAnsi="Times New Roman" w:cs="Times New Roman"/>
                <w:lang w:val="en-SG"/>
              </w:rPr>
            </w:pPr>
            <w:del w:id="184" w:author="George Glass" w:date="2021-06-03T11:42:00Z">
              <w:r w:rsidRPr="00C4527E" w:rsidDel="00A36C05">
                <w:rPr>
                  <w:rFonts w:ascii="Arial" w:eastAsia="Times New Roman" w:hAnsi="Arial" w:cs="Arial"/>
                  <w:color w:val="333333"/>
                  <w:sz w:val="20"/>
                  <w:szCs w:val="20"/>
                  <w:lang w:val="en-SG"/>
                </w:rPr>
                <w:delText>(n=455)</w:delText>
              </w:r>
            </w:del>
          </w:p>
        </w:tc>
      </w:tr>
      <w:tr w:rsidR="00C4527E" w:rsidRPr="00C4527E" w:rsidDel="00A36C05" w14:paraId="3339A714" w14:textId="401A6174" w:rsidTr="00C4527E">
        <w:trPr>
          <w:trHeight w:val="935"/>
          <w:del w:id="185" w:author="George Glass" w:date="2021-06-03T11:42:00Z"/>
        </w:trPr>
        <w:tc>
          <w:tcPr>
            <w:tcW w:w="0" w:type="auto"/>
            <w:tcBorders>
              <w:top w:val="single" w:sz="12" w:space="0" w:color="000000"/>
            </w:tcBorders>
            <w:tcMar>
              <w:top w:w="100" w:type="dxa"/>
              <w:left w:w="100" w:type="dxa"/>
              <w:bottom w:w="100" w:type="dxa"/>
              <w:right w:w="100" w:type="dxa"/>
            </w:tcMar>
            <w:hideMark/>
          </w:tcPr>
          <w:p w14:paraId="64F8A7F7" w14:textId="6C3D1089" w:rsidR="00C4527E" w:rsidRPr="00C4527E" w:rsidDel="00A36C05" w:rsidRDefault="00C4527E" w:rsidP="00C4527E">
            <w:pPr>
              <w:ind w:left="140" w:right="140"/>
              <w:jc w:val="center"/>
              <w:rPr>
                <w:del w:id="186" w:author="George Glass" w:date="2021-06-03T11:42:00Z"/>
                <w:rFonts w:ascii="Times New Roman" w:eastAsia="Times New Roman" w:hAnsi="Times New Roman" w:cs="Times New Roman"/>
                <w:lang w:val="en-SG"/>
              </w:rPr>
            </w:pPr>
            <w:del w:id="187" w:author="George Glass" w:date="2021-06-03T11:42:00Z">
              <w:r w:rsidRPr="00C4527E" w:rsidDel="00A36C05">
                <w:rPr>
                  <w:rFonts w:ascii="Arial" w:eastAsia="Times New Roman" w:hAnsi="Arial" w:cs="Arial"/>
                  <w:color w:val="333333"/>
                  <w:sz w:val="20"/>
                  <w:szCs w:val="20"/>
                  <w:lang w:val="en-SG"/>
                </w:rPr>
                <w:delText>PE Mean (SD)</w:delText>
              </w:r>
            </w:del>
          </w:p>
          <w:p w14:paraId="32508EB7" w14:textId="71B5B6FE" w:rsidR="00C4527E" w:rsidRPr="00C4527E" w:rsidDel="00A36C05" w:rsidRDefault="00C4527E" w:rsidP="00C4527E">
            <w:pPr>
              <w:ind w:left="140" w:right="140"/>
              <w:jc w:val="center"/>
              <w:rPr>
                <w:del w:id="188" w:author="George Glass" w:date="2021-06-03T11:42:00Z"/>
                <w:rFonts w:ascii="Times New Roman" w:eastAsia="Times New Roman" w:hAnsi="Times New Roman" w:cs="Times New Roman"/>
                <w:lang w:val="en-SG"/>
              </w:rPr>
            </w:pPr>
            <w:del w:id="189" w:author="George Glass" w:date="2021-06-03T11:42:00Z">
              <w:r w:rsidRPr="00C4527E" w:rsidDel="00A36C05">
                <w:rPr>
                  <w:rFonts w:ascii="Arial" w:eastAsia="Times New Roman" w:hAnsi="Arial" w:cs="Arial"/>
                  <w:color w:val="333333"/>
                  <w:sz w:val="20"/>
                  <w:szCs w:val="20"/>
                  <w:lang w:val="en-SG"/>
                </w:rPr>
                <w:delText>(3 items)</w:delText>
              </w:r>
            </w:del>
          </w:p>
        </w:tc>
        <w:tc>
          <w:tcPr>
            <w:tcW w:w="0" w:type="auto"/>
            <w:tcBorders>
              <w:top w:val="single" w:sz="12" w:space="0" w:color="000000"/>
            </w:tcBorders>
            <w:tcMar>
              <w:top w:w="100" w:type="dxa"/>
              <w:left w:w="100" w:type="dxa"/>
              <w:bottom w:w="100" w:type="dxa"/>
              <w:right w:w="100" w:type="dxa"/>
            </w:tcMar>
            <w:hideMark/>
          </w:tcPr>
          <w:p w14:paraId="577FD01B" w14:textId="4A2CCF08" w:rsidR="00C4527E" w:rsidRPr="00C4527E" w:rsidDel="00A36C05" w:rsidRDefault="00C4527E" w:rsidP="00C4527E">
            <w:pPr>
              <w:ind w:left="140" w:right="140"/>
              <w:jc w:val="center"/>
              <w:rPr>
                <w:del w:id="190" w:author="George Glass" w:date="2021-06-03T11:42:00Z"/>
                <w:rFonts w:ascii="Times New Roman" w:eastAsia="Times New Roman" w:hAnsi="Times New Roman" w:cs="Times New Roman"/>
                <w:lang w:val="en-SG"/>
              </w:rPr>
            </w:pPr>
            <w:del w:id="191" w:author="George Glass" w:date="2021-06-03T11:42:00Z">
              <w:r w:rsidRPr="00C4527E" w:rsidDel="00A36C05">
                <w:rPr>
                  <w:rFonts w:ascii="Arial" w:eastAsia="Times New Roman" w:hAnsi="Arial" w:cs="Arial"/>
                  <w:color w:val="333333"/>
                  <w:sz w:val="20"/>
                  <w:szCs w:val="20"/>
                  <w:lang w:val="en-SG"/>
                </w:rPr>
                <w:delText>3.61 (0.660)</w:delText>
              </w:r>
            </w:del>
          </w:p>
        </w:tc>
        <w:tc>
          <w:tcPr>
            <w:tcW w:w="0" w:type="auto"/>
            <w:tcBorders>
              <w:top w:val="single" w:sz="12" w:space="0" w:color="000000"/>
            </w:tcBorders>
            <w:tcMar>
              <w:top w:w="100" w:type="dxa"/>
              <w:left w:w="100" w:type="dxa"/>
              <w:bottom w:w="100" w:type="dxa"/>
              <w:right w:w="100" w:type="dxa"/>
            </w:tcMar>
            <w:hideMark/>
          </w:tcPr>
          <w:p w14:paraId="5D5F7C8A" w14:textId="49D65F7F" w:rsidR="00C4527E" w:rsidRPr="00C4527E" w:rsidDel="00A36C05" w:rsidRDefault="00C4527E" w:rsidP="00C4527E">
            <w:pPr>
              <w:ind w:left="140" w:right="140"/>
              <w:jc w:val="center"/>
              <w:rPr>
                <w:del w:id="192" w:author="George Glass" w:date="2021-06-03T11:42:00Z"/>
                <w:rFonts w:ascii="Times New Roman" w:eastAsia="Times New Roman" w:hAnsi="Times New Roman" w:cs="Times New Roman"/>
                <w:lang w:val="en-SG"/>
              </w:rPr>
            </w:pPr>
            <w:del w:id="193" w:author="George Glass" w:date="2021-06-03T11:42:00Z">
              <w:r w:rsidRPr="00C4527E" w:rsidDel="00A36C05">
                <w:rPr>
                  <w:rFonts w:ascii="Arial" w:eastAsia="Times New Roman" w:hAnsi="Arial" w:cs="Arial"/>
                  <w:color w:val="333333"/>
                  <w:sz w:val="20"/>
                  <w:szCs w:val="20"/>
                  <w:lang w:val="en-SG"/>
                </w:rPr>
                <w:delText>3.62 (0.704)</w:delText>
              </w:r>
            </w:del>
          </w:p>
        </w:tc>
      </w:tr>
      <w:tr w:rsidR="00C4527E" w:rsidRPr="00C4527E" w:rsidDel="00A36C05" w14:paraId="7C6F73AA" w14:textId="4DDC6846" w:rsidTr="00C4527E">
        <w:trPr>
          <w:trHeight w:val="920"/>
          <w:del w:id="194" w:author="George Glass" w:date="2021-06-03T11:42:00Z"/>
        </w:trPr>
        <w:tc>
          <w:tcPr>
            <w:tcW w:w="0" w:type="auto"/>
            <w:tcMar>
              <w:top w:w="100" w:type="dxa"/>
              <w:left w:w="100" w:type="dxa"/>
              <w:bottom w:w="100" w:type="dxa"/>
              <w:right w:w="100" w:type="dxa"/>
            </w:tcMar>
            <w:hideMark/>
          </w:tcPr>
          <w:p w14:paraId="45CB8827" w14:textId="20B2F64E" w:rsidR="00C4527E" w:rsidRPr="00C4527E" w:rsidDel="00A36C05" w:rsidRDefault="00C4527E" w:rsidP="00C4527E">
            <w:pPr>
              <w:ind w:left="140" w:right="140"/>
              <w:jc w:val="center"/>
              <w:rPr>
                <w:del w:id="195" w:author="George Glass" w:date="2021-06-03T11:42:00Z"/>
                <w:rFonts w:ascii="Times New Roman" w:eastAsia="Times New Roman" w:hAnsi="Times New Roman" w:cs="Times New Roman"/>
                <w:lang w:val="en-SG"/>
              </w:rPr>
            </w:pPr>
            <w:del w:id="196" w:author="George Glass" w:date="2021-06-03T11:42:00Z">
              <w:r w:rsidRPr="00C4527E" w:rsidDel="00A36C05">
                <w:rPr>
                  <w:rFonts w:ascii="Arial" w:eastAsia="Times New Roman" w:hAnsi="Arial" w:cs="Arial"/>
                  <w:color w:val="333333"/>
                  <w:sz w:val="20"/>
                  <w:szCs w:val="20"/>
                  <w:lang w:val="en-SG"/>
                </w:rPr>
                <w:delText>EE Mean (SD)</w:delText>
              </w:r>
            </w:del>
          </w:p>
          <w:p w14:paraId="2C330A80" w14:textId="6939CA74" w:rsidR="00C4527E" w:rsidRPr="00C4527E" w:rsidDel="00A36C05" w:rsidRDefault="00C4527E" w:rsidP="00C4527E">
            <w:pPr>
              <w:ind w:left="140" w:right="140"/>
              <w:jc w:val="center"/>
              <w:rPr>
                <w:del w:id="197" w:author="George Glass" w:date="2021-06-03T11:42:00Z"/>
                <w:rFonts w:ascii="Times New Roman" w:eastAsia="Times New Roman" w:hAnsi="Times New Roman" w:cs="Times New Roman"/>
                <w:lang w:val="en-SG"/>
              </w:rPr>
            </w:pPr>
            <w:del w:id="198" w:author="George Glass" w:date="2021-06-03T11:42:00Z">
              <w:r w:rsidRPr="00C4527E" w:rsidDel="00A36C05">
                <w:rPr>
                  <w:rFonts w:ascii="Arial" w:eastAsia="Times New Roman" w:hAnsi="Arial" w:cs="Arial"/>
                  <w:color w:val="333333"/>
                  <w:sz w:val="20"/>
                  <w:szCs w:val="20"/>
                  <w:lang w:val="en-SG"/>
                </w:rPr>
                <w:delText>(5 items)</w:delText>
              </w:r>
            </w:del>
          </w:p>
        </w:tc>
        <w:tc>
          <w:tcPr>
            <w:tcW w:w="0" w:type="auto"/>
            <w:tcMar>
              <w:top w:w="100" w:type="dxa"/>
              <w:left w:w="100" w:type="dxa"/>
              <w:bottom w:w="100" w:type="dxa"/>
              <w:right w:w="100" w:type="dxa"/>
            </w:tcMar>
            <w:hideMark/>
          </w:tcPr>
          <w:p w14:paraId="3D268B2B" w14:textId="7584BD66" w:rsidR="00C4527E" w:rsidRPr="00C4527E" w:rsidDel="00A36C05" w:rsidRDefault="00C4527E" w:rsidP="00C4527E">
            <w:pPr>
              <w:ind w:left="140" w:right="140"/>
              <w:jc w:val="center"/>
              <w:rPr>
                <w:del w:id="199" w:author="George Glass" w:date="2021-06-03T11:42:00Z"/>
                <w:rFonts w:ascii="Times New Roman" w:eastAsia="Times New Roman" w:hAnsi="Times New Roman" w:cs="Times New Roman"/>
                <w:lang w:val="en-SG"/>
              </w:rPr>
            </w:pPr>
            <w:del w:id="200" w:author="George Glass" w:date="2021-06-03T11:42:00Z">
              <w:r w:rsidRPr="00C4527E" w:rsidDel="00A36C05">
                <w:rPr>
                  <w:rFonts w:ascii="Arial" w:eastAsia="Times New Roman" w:hAnsi="Arial" w:cs="Arial"/>
                  <w:color w:val="333333"/>
                  <w:sz w:val="20"/>
                  <w:szCs w:val="20"/>
                  <w:lang w:val="en-SG"/>
                </w:rPr>
                <w:delText>3.76 (0.577)</w:delText>
              </w:r>
            </w:del>
          </w:p>
        </w:tc>
        <w:tc>
          <w:tcPr>
            <w:tcW w:w="0" w:type="auto"/>
            <w:tcMar>
              <w:top w:w="100" w:type="dxa"/>
              <w:left w:w="100" w:type="dxa"/>
              <w:bottom w:w="100" w:type="dxa"/>
              <w:right w:w="100" w:type="dxa"/>
            </w:tcMar>
            <w:hideMark/>
          </w:tcPr>
          <w:p w14:paraId="0AB5D315" w14:textId="6BB3053A" w:rsidR="00C4527E" w:rsidRPr="00C4527E" w:rsidDel="00A36C05" w:rsidRDefault="00C4527E" w:rsidP="00C4527E">
            <w:pPr>
              <w:ind w:left="140" w:right="140"/>
              <w:jc w:val="center"/>
              <w:rPr>
                <w:del w:id="201" w:author="George Glass" w:date="2021-06-03T11:42:00Z"/>
                <w:rFonts w:ascii="Times New Roman" w:eastAsia="Times New Roman" w:hAnsi="Times New Roman" w:cs="Times New Roman"/>
                <w:lang w:val="en-SG"/>
              </w:rPr>
            </w:pPr>
            <w:del w:id="202" w:author="George Glass" w:date="2021-06-03T11:42:00Z">
              <w:r w:rsidRPr="00C4527E" w:rsidDel="00A36C05">
                <w:rPr>
                  <w:rFonts w:ascii="Arial" w:eastAsia="Times New Roman" w:hAnsi="Arial" w:cs="Arial"/>
                  <w:color w:val="333333"/>
                  <w:sz w:val="20"/>
                  <w:szCs w:val="20"/>
                  <w:lang w:val="en-SG"/>
                </w:rPr>
                <w:delText>3.74 (0.637)</w:delText>
              </w:r>
            </w:del>
          </w:p>
        </w:tc>
      </w:tr>
      <w:tr w:rsidR="00C4527E" w:rsidRPr="00C4527E" w:rsidDel="00A36C05" w14:paraId="6DB9BF45" w14:textId="2E63B113" w:rsidTr="00C4527E">
        <w:trPr>
          <w:trHeight w:val="920"/>
          <w:del w:id="203" w:author="George Glass" w:date="2021-06-03T11:42:00Z"/>
        </w:trPr>
        <w:tc>
          <w:tcPr>
            <w:tcW w:w="0" w:type="auto"/>
            <w:tcMar>
              <w:top w:w="100" w:type="dxa"/>
              <w:left w:w="100" w:type="dxa"/>
              <w:bottom w:w="100" w:type="dxa"/>
              <w:right w:w="100" w:type="dxa"/>
            </w:tcMar>
            <w:hideMark/>
          </w:tcPr>
          <w:p w14:paraId="5AB532F2" w14:textId="5D14E2F1" w:rsidR="00C4527E" w:rsidRPr="00C4527E" w:rsidDel="00A36C05" w:rsidRDefault="00C4527E" w:rsidP="00C4527E">
            <w:pPr>
              <w:ind w:left="140" w:right="140"/>
              <w:jc w:val="center"/>
              <w:rPr>
                <w:del w:id="204" w:author="George Glass" w:date="2021-06-03T11:42:00Z"/>
                <w:rFonts w:ascii="Times New Roman" w:eastAsia="Times New Roman" w:hAnsi="Times New Roman" w:cs="Times New Roman"/>
                <w:lang w:val="en-SG"/>
              </w:rPr>
            </w:pPr>
            <w:del w:id="205" w:author="George Glass" w:date="2021-06-03T11:42:00Z">
              <w:r w:rsidRPr="00C4527E" w:rsidDel="00A36C05">
                <w:rPr>
                  <w:rFonts w:ascii="Arial" w:eastAsia="Times New Roman" w:hAnsi="Arial" w:cs="Arial"/>
                  <w:color w:val="333333"/>
                  <w:sz w:val="20"/>
                  <w:szCs w:val="20"/>
                  <w:lang w:val="en-SG"/>
                </w:rPr>
                <w:delText>ATT Mean (SD)</w:delText>
              </w:r>
            </w:del>
          </w:p>
          <w:p w14:paraId="74706738" w14:textId="62BD0DBC" w:rsidR="00C4527E" w:rsidRPr="00C4527E" w:rsidDel="00A36C05" w:rsidRDefault="00C4527E" w:rsidP="00C4527E">
            <w:pPr>
              <w:ind w:left="140" w:right="140"/>
              <w:jc w:val="center"/>
              <w:rPr>
                <w:del w:id="206" w:author="George Glass" w:date="2021-06-03T11:42:00Z"/>
                <w:rFonts w:ascii="Times New Roman" w:eastAsia="Times New Roman" w:hAnsi="Times New Roman" w:cs="Times New Roman"/>
                <w:lang w:val="en-SG"/>
              </w:rPr>
            </w:pPr>
            <w:del w:id="207" w:author="George Glass" w:date="2021-06-03T11:42:00Z">
              <w:r w:rsidRPr="00C4527E" w:rsidDel="00A36C05">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1734D279" w14:textId="5E245985" w:rsidR="00C4527E" w:rsidRPr="00C4527E" w:rsidDel="00A36C05" w:rsidRDefault="00C4527E" w:rsidP="00C4527E">
            <w:pPr>
              <w:ind w:left="140" w:right="140"/>
              <w:jc w:val="center"/>
              <w:rPr>
                <w:del w:id="208" w:author="George Glass" w:date="2021-06-03T11:42:00Z"/>
                <w:rFonts w:ascii="Times New Roman" w:eastAsia="Times New Roman" w:hAnsi="Times New Roman" w:cs="Times New Roman"/>
                <w:lang w:val="en-SG"/>
              </w:rPr>
            </w:pPr>
            <w:del w:id="209" w:author="George Glass" w:date="2021-06-03T11:42:00Z">
              <w:r w:rsidRPr="00C4527E" w:rsidDel="00A36C05">
                <w:rPr>
                  <w:rFonts w:ascii="Arial" w:eastAsia="Times New Roman" w:hAnsi="Arial" w:cs="Arial"/>
                  <w:color w:val="333333"/>
                  <w:sz w:val="20"/>
                  <w:szCs w:val="20"/>
                  <w:lang w:val="en-SG"/>
                </w:rPr>
                <w:delText>3.47 (0.519)</w:delText>
              </w:r>
            </w:del>
          </w:p>
        </w:tc>
        <w:tc>
          <w:tcPr>
            <w:tcW w:w="0" w:type="auto"/>
            <w:tcMar>
              <w:top w:w="100" w:type="dxa"/>
              <w:left w:w="100" w:type="dxa"/>
              <w:bottom w:w="100" w:type="dxa"/>
              <w:right w:w="100" w:type="dxa"/>
            </w:tcMar>
            <w:hideMark/>
          </w:tcPr>
          <w:p w14:paraId="607B1AA3" w14:textId="7DCFF7D5" w:rsidR="00C4527E" w:rsidRPr="00C4527E" w:rsidDel="00A36C05" w:rsidRDefault="00C4527E" w:rsidP="00C4527E">
            <w:pPr>
              <w:ind w:left="140" w:right="140"/>
              <w:jc w:val="center"/>
              <w:rPr>
                <w:del w:id="210" w:author="George Glass" w:date="2021-06-03T11:42:00Z"/>
                <w:rFonts w:ascii="Times New Roman" w:eastAsia="Times New Roman" w:hAnsi="Times New Roman" w:cs="Times New Roman"/>
                <w:lang w:val="en-SG"/>
              </w:rPr>
            </w:pPr>
            <w:del w:id="211" w:author="George Glass" w:date="2021-06-03T11:42:00Z">
              <w:r w:rsidRPr="00C4527E" w:rsidDel="00A36C05">
                <w:rPr>
                  <w:rFonts w:ascii="Arial" w:eastAsia="Times New Roman" w:hAnsi="Arial" w:cs="Arial"/>
                  <w:color w:val="333333"/>
                  <w:sz w:val="20"/>
                  <w:szCs w:val="20"/>
                  <w:lang w:val="en-SG"/>
                </w:rPr>
                <w:delText>3.51 (0.598)</w:delText>
              </w:r>
            </w:del>
          </w:p>
        </w:tc>
      </w:tr>
      <w:tr w:rsidR="00C4527E" w:rsidRPr="00C4527E" w:rsidDel="00A36C05" w14:paraId="282A9068" w14:textId="7966DBC8" w:rsidTr="00C4527E">
        <w:trPr>
          <w:trHeight w:val="920"/>
          <w:del w:id="212" w:author="George Glass" w:date="2021-06-03T11:42:00Z"/>
        </w:trPr>
        <w:tc>
          <w:tcPr>
            <w:tcW w:w="0" w:type="auto"/>
            <w:tcMar>
              <w:top w:w="100" w:type="dxa"/>
              <w:left w:w="100" w:type="dxa"/>
              <w:bottom w:w="100" w:type="dxa"/>
              <w:right w:w="100" w:type="dxa"/>
            </w:tcMar>
            <w:hideMark/>
          </w:tcPr>
          <w:p w14:paraId="09EBB507" w14:textId="54BE216D" w:rsidR="00C4527E" w:rsidRPr="00C4527E" w:rsidDel="00A36C05" w:rsidRDefault="00C4527E" w:rsidP="00C4527E">
            <w:pPr>
              <w:ind w:left="140" w:right="140"/>
              <w:jc w:val="center"/>
              <w:rPr>
                <w:del w:id="213" w:author="George Glass" w:date="2021-06-03T11:42:00Z"/>
                <w:rFonts w:ascii="Times New Roman" w:eastAsia="Times New Roman" w:hAnsi="Times New Roman" w:cs="Times New Roman"/>
                <w:lang w:val="en-SG"/>
              </w:rPr>
            </w:pPr>
            <w:del w:id="214" w:author="George Glass" w:date="2021-06-03T11:42:00Z">
              <w:r w:rsidRPr="00C4527E" w:rsidDel="00A36C05">
                <w:rPr>
                  <w:rFonts w:ascii="Arial" w:eastAsia="Times New Roman" w:hAnsi="Arial" w:cs="Arial"/>
                  <w:color w:val="333333"/>
                  <w:sz w:val="20"/>
                  <w:szCs w:val="20"/>
                  <w:lang w:val="en-SG"/>
                </w:rPr>
                <w:delText>SI Mean (SD)</w:delText>
              </w:r>
            </w:del>
          </w:p>
          <w:p w14:paraId="328C83DE" w14:textId="50175934" w:rsidR="00C4527E" w:rsidRPr="00C4527E" w:rsidDel="00A36C05" w:rsidRDefault="00C4527E" w:rsidP="00C4527E">
            <w:pPr>
              <w:ind w:left="140" w:right="140"/>
              <w:jc w:val="center"/>
              <w:rPr>
                <w:del w:id="215" w:author="George Glass" w:date="2021-06-03T11:42:00Z"/>
                <w:rFonts w:ascii="Times New Roman" w:eastAsia="Times New Roman" w:hAnsi="Times New Roman" w:cs="Times New Roman"/>
                <w:lang w:val="en-SG"/>
              </w:rPr>
            </w:pPr>
            <w:del w:id="216" w:author="George Glass" w:date="2021-06-03T11:42:00Z">
              <w:r w:rsidRPr="00C4527E" w:rsidDel="00A36C05">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53ABA993" w14:textId="0A0FB555" w:rsidR="00C4527E" w:rsidRPr="00C4527E" w:rsidDel="00A36C05" w:rsidRDefault="00C4527E" w:rsidP="00C4527E">
            <w:pPr>
              <w:ind w:left="140" w:right="140"/>
              <w:jc w:val="center"/>
              <w:rPr>
                <w:del w:id="217" w:author="George Glass" w:date="2021-06-03T11:42:00Z"/>
                <w:rFonts w:ascii="Times New Roman" w:eastAsia="Times New Roman" w:hAnsi="Times New Roman" w:cs="Times New Roman"/>
                <w:lang w:val="en-SG"/>
              </w:rPr>
            </w:pPr>
            <w:del w:id="218" w:author="George Glass" w:date="2021-06-03T11:42:00Z">
              <w:r w:rsidRPr="00C4527E" w:rsidDel="00A36C05">
                <w:rPr>
                  <w:rFonts w:ascii="Arial" w:eastAsia="Times New Roman" w:hAnsi="Arial" w:cs="Arial"/>
                  <w:color w:val="333333"/>
                  <w:sz w:val="20"/>
                  <w:szCs w:val="20"/>
                  <w:lang w:val="en-SG"/>
                </w:rPr>
                <w:delText>3.64 (0.567)</w:delText>
              </w:r>
            </w:del>
          </w:p>
        </w:tc>
        <w:tc>
          <w:tcPr>
            <w:tcW w:w="0" w:type="auto"/>
            <w:tcMar>
              <w:top w:w="100" w:type="dxa"/>
              <w:left w:w="100" w:type="dxa"/>
              <w:bottom w:w="100" w:type="dxa"/>
              <w:right w:w="100" w:type="dxa"/>
            </w:tcMar>
            <w:hideMark/>
          </w:tcPr>
          <w:p w14:paraId="7B9542A4" w14:textId="41EE98C0" w:rsidR="00C4527E" w:rsidRPr="00C4527E" w:rsidDel="00A36C05" w:rsidRDefault="00C4527E" w:rsidP="00C4527E">
            <w:pPr>
              <w:ind w:left="140" w:right="140"/>
              <w:jc w:val="center"/>
              <w:rPr>
                <w:del w:id="219" w:author="George Glass" w:date="2021-06-03T11:42:00Z"/>
                <w:rFonts w:ascii="Times New Roman" w:eastAsia="Times New Roman" w:hAnsi="Times New Roman" w:cs="Times New Roman"/>
                <w:lang w:val="en-SG"/>
              </w:rPr>
            </w:pPr>
            <w:del w:id="220" w:author="George Glass" w:date="2021-06-03T11:42:00Z">
              <w:r w:rsidRPr="00C4527E" w:rsidDel="00A36C05">
                <w:rPr>
                  <w:rFonts w:ascii="Arial" w:eastAsia="Times New Roman" w:hAnsi="Arial" w:cs="Arial"/>
                  <w:color w:val="333333"/>
                  <w:sz w:val="20"/>
                  <w:szCs w:val="20"/>
                  <w:lang w:val="en-SG"/>
                </w:rPr>
                <w:delText>3.64 (0.614)</w:delText>
              </w:r>
            </w:del>
          </w:p>
        </w:tc>
      </w:tr>
      <w:tr w:rsidR="00C4527E" w:rsidRPr="00C4527E" w:rsidDel="00A36C05" w14:paraId="660CEB9F" w14:textId="34C48775" w:rsidTr="00C4527E">
        <w:trPr>
          <w:trHeight w:val="920"/>
          <w:del w:id="221" w:author="George Glass" w:date="2021-06-03T11:42:00Z"/>
        </w:trPr>
        <w:tc>
          <w:tcPr>
            <w:tcW w:w="0" w:type="auto"/>
            <w:tcMar>
              <w:top w:w="100" w:type="dxa"/>
              <w:left w:w="100" w:type="dxa"/>
              <w:bottom w:w="100" w:type="dxa"/>
              <w:right w:w="100" w:type="dxa"/>
            </w:tcMar>
            <w:hideMark/>
          </w:tcPr>
          <w:p w14:paraId="03F29EF5" w14:textId="00CE7777" w:rsidR="00C4527E" w:rsidRPr="00C4527E" w:rsidDel="00A36C05" w:rsidRDefault="00C4527E" w:rsidP="00C4527E">
            <w:pPr>
              <w:ind w:left="140" w:right="140"/>
              <w:jc w:val="center"/>
              <w:rPr>
                <w:del w:id="222" w:author="George Glass" w:date="2021-06-03T11:42:00Z"/>
                <w:rFonts w:ascii="Times New Roman" w:eastAsia="Times New Roman" w:hAnsi="Times New Roman" w:cs="Times New Roman"/>
                <w:lang w:val="en-SG"/>
              </w:rPr>
            </w:pPr>
            <w:del w:id="223" w:author="George Glass" w:date="2021-06-03T11:42:00Z">
              <w:r w:rsidRPr="00C4527E" w:rsidDel="00A36C05">
                <w:rPr>
                  <w:rFonts w:ascii="Arial" w:eastAsia="Times New Roman" w:hAnsi="Arial" w:cs="Arial"/>
                  <w:color w:val="333333"/>
                  <w:sz w:val="20"/>
                  <w:szCs w:val="20"/>
                  <w:lang w:val="en-SG"/>
                </w:rPr>
                <w:delText>FC Mean (SD)</w:delText>
              </w:r>
            </w:del>
          </w:p>
          <w:p w14:paraId="0DC8C0D3" w14:textId="5426E24B" w:rsidR="00C4527E" w:rsidRPr="00C4527E" w:rsidDel="00A36C05" w:rsidRDefault="00C4527E" w:rsidP="00C4527E">
            <w:pPr>
              <w:ind w:left="140" w:right="140"/>
              <w:jc w:val="center"/>
              <w:rPr>
                <w:del w:id="224" w:author="George Glass" w:date="2021-06-03T11:42:00Z"/>
                <w:rFonts w:ascii="Times New Roman" w:eastAsia="Times New Roman" w:hAnsi="Times New Roman" w:cs="Times New Roman"/>
                <w:lang w:val="en-SG"/>
              </w:rPr>
            </w:pPr>
            <w:del w:id="225" w:author="George Glass" w:date="2021-06-03T11:42:00Z">
              <w:r w:rsidRPr="00C4527E" w:rsidDel="00A36C05">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699A0B62" w14:textId="6A4D09C4" w:rsidR="00C4527E" w:rsidRPr="00C4527E" w:rsidDel="00A36C05" w:rsidRDefault="00C4527E" w:rsidP="00C4527E">
            <w:pPr>
              <w:ind w:left="140" w:right="140"/>
              <w:jc w:val="center"/>
              <w:rPr>
                <w:del w:id="226" w:author="George Glass" w:date="2021-06-03T11:42:00Z"/>
                <w:rFonts w:ascii="Times New Roman" w:eastAsia="Times New Roman" w:hAnsi="Times New Roman" w:cs="Times New Roman"/>
                <w:lang w:val="en-SG"/>
              </w:rPr>
            </w:pPr>
            <w:del w:id="227" w:author="George Glass" w:date="2021-06-03T11:42:00Z">
              <w:r w:rsidRPr="00C4527E" w:rsidDel="00A36C05">
                <w:rPr>
                  <w:rFonts w:ascii="Arial" w:eastAsia="Times New Roman" w:hAnsi="Arial" w:cs="Arial"/>
                  <w:color w:val="333333"/>
                  <w:sz w:val="20"/>
                  <w:szCs w:val="20"/>
                  <w:lang w:val="en-SG"/>
                </w:rPr>
                <w:delText>3.67 (0.542)</w:delText>
              </w:r>
            </w:del>
          </w:p>
        </w:tc>
        <w:tc>
          <w:tcPr>
            <w:tcW w:w="0" w:type="auto"/>
            <w:tcMar>
              <w:top w:w="100" w:type="dxa"/>
              <w:left w:w="100" w:type="dxa"/>
              <w:bottom w:w="100" w:type="dxa"/>
              <w:right w:w="100" w:type="dxa"/>
            </w:tcMar>
            <w:hideMark/>
          </w:tcPr>
          <w:p w14:paraId="55B3994C" w14:textId="3D746146" w:rsidR="00C4527E" w:rsidRPr="00C4527E" w:rsidDel="00A36C05" w:rsidRDefault="00C4527E" w:rsidP="00C4527E">
            <w:pPr>
              <w:ind w:left="140" w:right="140"/>
              <w:jc w:val="center"/>
              <w:rPr>
                <w:del w:id="228" w:author="George Glass" w:date="2021-06-03T11:42:00Z"/>
                <w:rFonts w:ascii="Times New Roman" w:eastAsia="Times New Roman" w:hAnsi="Times New Roman" w:cs="Times New Roman"/>
                <w:lang w:val="en-SG"/>
              </w:rPr>
            </w:pPr>
            <w:del w:id="229" w:author="George Glass" w:date="2021-06-03T11:42:00Z">
              <w:r w:rsidRPr="00C4527E" w:rsidDel="00A36C05">
                <w:rPr>
                  <w:rFonts w:ascii="Arial" w:eastAsia="Times New Roman" w:hAnsi="Arial" w:cs="Arial"/>
                  <w:color w:val="333333"/>
                  <w:sz w:val="20"/>
                  <w:szCs w:val="20"/>
                  <w:lang w:val="en-SG"/>
                </w:rPr>
                <w:delText>3.63 (0.598)</w:delText>
              </w:r>
            </w:del>
          </w:p>
        </w:tc>
      </w:tr>
      <w:tr w:rsidR="00C4527E" w:rsidRPr="00C4527E" w:rsidDel="00A36C05" w14:paraId="05290E0A" w14:textId="5AA399E3" w:rsidTr="00C4527E">
        <w:trPr>
          <w:trHeight w:val="920"/>
          <w:del w:id="230" w:author="George Glass" w:date="2021-06-03T11:42:00Z"/>
        </w:trPr>
        <w:tc>
          <w:tcPr>
            <w:tcW w:w="0" w:type="auto"/>
            <w:tcMar>
              <w:top w:w="100" w:type="dxa"/>
              <w:left w:w="100" w:type="dxa"/>
              <w:bottom w:w="100" w:type="dxa"/>
              <w:right w:w="100" w:type="dxa"/>
            </w:tcMar>
            <w:hideMark/>
          </w:tcPr>
          <w:p w14:paraId="18B82C00" w14:textId="35162CBF" w:rsidR="00C4527E" w:rsidRPr="00C4527E" w:rsidDel="00A36C05" w:rsidRDefault="00C4527E" w:rsidP="00C4527E">
            <w:pPr>
              <w:ind w:left="140" w:right="140"/>
              <w:jc w:val="center"/>
              <w:rPr>
                <w:del w:id="231" w:author="George Glass" w:date="2021-06-03T11:42:00Z"/>
                <w:rFonts w:ascii="Times New Roman" w:eastAsia="Times New Roman" w:hAnsi="Times New Roman" w:cs="Times New Roman"/>
                <w:lang w:val="en-SG"/>
              </w:rPr>
            </w:pPr>
            <w:del w:id="232" w:author="George Glass" w:date="2021-06-03T11:42:00Z">
              <w:r w:rsidRPr="00C4527E" w:rsidDel="00A36C05">
                <w:rPr>
                  <w:rFonts w:ascii="Arial" w:eastAsia="Times New Roman" w:hAnsi="Arial" w:cs="Arial"/>
                  <w:color w:val="333333"/>
                  <w:sz w:val="20"/>
                  <w:szCs w:val="20"/>
                  <w:lang w:val="en-SG"/>
                </w:rPr>
                <w:delText>SE Mean (SD)</w:delText>
              </w:r>
            </w:del>
          </w:p>
          <w:p w14:paraId="6C7CAB6D" w14:textId="022F01AD" w:rsidR="00C4527E" w:rsidRPr="00C4527E" w:rsidDel="00A36C05" w:rsidRDefault="00C4527E" w:rsidP="00C4527E">
            <w:pPr>
              <w:ind w:left="140" w:right="140"/>
              <w:jc w:val="center"/>
              <w:rPr>
                <w:del w:id="233" w:author="George Glass" w:date="2021-06-03T11:42:00Z"/>
                <w:rFonts w:ascii="Times New Roman" w:eastAsia="Times New Roman" w:hAnsi="Times New Roman" w:cs="Times New Roman"/>
                <w:lang w:val="en-SG"/>
              </w:rPr>
            </w:pPr>
            <w:del w:id="234" w:author="George Glass" w:date="2021-06-03T11:42:00Z">
              <w:r w:rsidRPr="00C4527E" w:rsidDel="00A36C05">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05C973FB" w14:textId="5F12D8FA" w:rsidR="00C4527E" w:rsidRPr="00C4527E" w:rsidDel="00A36C05" w:rsidRDefault="00C4527E" w:rsidP="00C4527E">
            <w:pPr>
              <w:ind w:left="140" w:right="140"/>
              <w:jc w:val="center"/>
              <w:rPr>
                <w:del w:id="235" w:author="George Glass" w:date="2021-06-03T11:42:00Z"/>
                <w:rFonts w:ascii="Times New Roman" w:eastAsia="Times New Roman" w:hAnsi="Times New Roman" w:cs="Times New Roman"/>
                <w:lang w:val="en-SG"/>
              </w:rPr>
            </w:pPr>
            <w:del w:id="236" w:author="George Glass" w:date="2021-06-03T11:42:00Z">
              <w:r w:rsidRPr="00C4527E" w:rsidDel="00A36C05">
                <w:rPr>
                  <w:rFonts w:ascii="Arial" w:eastAsia="Times New Roman" w:hAnsi="Arial" w:cs="Arial"/>
                  <w:color w:val="333333"/>
                  <w:sz w:val="20"/>
                  <w:szCs w:val="20"/>
                  <w:lang w:val="en-SG"/>
                </w:rPr>
                <w:delText>3.66 (0.565)</w:delText>
              </w:r>
            </w:del>
          </w:p>
        </w:tc>
        <w:tc>
          <w:tcPr>
            <w:tcW w:w="0" w:type="auto"/>
            <w:tcMar>
              <w:top w:w="100" w:type="dxa"/>
              <w:left w:w="100" w:type="dxa"/>
              <w:bottom w:w="100" w:type="dxa"/>
              <w:right w:w="100" w:type="dxa"/>
            </w:tcMar>
            <w:hideMark/>
          </w:tcPr>
          <w:p w14:paraId="1C730F92" w14:textId="2FF4BA80" w:rsidR="00C4527E" w:rsidRPr="00C4527E" w:rsidDel="00A36C05" w:rsidRDefault="00C4527E" w:rsidP="00C4527E">
            <w:pPr>
              <w:ind w:left="140" w:right="140"/>
              <w:jc w:val="center"/>
              <w:rPr>
                <w:del w:id="237" w:author="George Glass" w:date="2021-06-03T11:42:00Z"/>
                <w:rFonts w:ascii="Times New Roman" w:eastAsia="Times New Roman" w:hAnsi="Times New Roman" w:cs="Times New Roman"/>
                <w:lang w:val="en-SG"/>
              </w:rPr>
            </w:pPr>
            <w:del w:id="238" w:author="George Glass" w:date="2021-06-03T11:42:00Z">
              <w:r w:rsidRPr="00C4527E" w:rsidDel="00A36C05">
                <w:rPr>
                  <w:rFonts w:ascii="Arial" w:eastAsia="Times New Roman" w:hAnsi="Arial" w:cs="Arial"/>
                  <w:color w:val="333333"/>
                  <w:sz w:val="20"/>
                  <w:szCs w:val="20"/>
                  <w:lang w:val="en-SG"/>
                </w:rPr>
                <w:delText>3.59 (0.595)</w:delText>
              </w:r>
            </w:del>
          </w:p>
        </w:tc>
      </w:tr>
      <w:tr w:rsidR="00C4527E" w:rsidRPr="00C4527E" w:rsidDel="00A36C05" w14:paraId="2C02BE91" w14:textId="1E1EA202" w:rsidTr="00C4527E">
        <w:trPr>
          <w:trHeight w:val="420"/>
          <w:del w:id="239" w:author="George Glass" w:date="2021-06-03T11:42:00Z"/>
        </w:trPr>
        <w:tc>
          <w:tcPr>
            <w:tcW w:w="0" w:type="auto"/>
            <w:tcBorders>
              <w:bottom w:val="single" w:sz="12" w:space="0" w:color="000000"/>
            </w:tcBorders>
            <w:tcMar>
              <w:top w:w="100" w:type="dxa"/>
              <w:left w:w="100" w:type="dxa"/>
              <w:bottom w:w="100" w:type="dxa"/>
              <w:right w:w="100" w:type="dxa"/>
            </w:tcMar>
            <w:hideMark/>
          </w:tcPr>
          <w:p w14:paraId="130C3960" w14:textId="0D7D7AD8" w:rsidR="00C4527E" w:rsidRPr="00C4527E" w:rsidDel="00A36C05" w:rsidRDefault="00C4527E" w:rsidP="00C4527E">
            <w:pPr>
              <w:ind w:left="140" w:right="140"/>
              <w:jc w:val="center"/>
              <w:rPr>
                <w:del w:id="240" w:author="George Glass" w:date="2021-06-03T11:42:00Z"/>
                <w:rFonts w:ascii="Times New Roman" w:eastAsia="Times New Roman" w:hAnsi="Times New Roman" w:cs="Times New Roman"/>
                <w:lang w:val="en-SG"/>
              </w:rPr>
            </w:pPr>
            <w:del w:id="241" w:author="George Glass" w:date="2021-06-03T11:42:00Z">
              <w:r w:rsidRPr="00C4527E" w:rsidDel="00A36C05">
                <w:rPr>
                  <w:rFonts w:ascii="Arial" w:eastAsia="Times New Roman" w:hAnsi="Arial" w:cs="Arial"/>
                  <w:color w:val="333333"/>
                  <w:sz w:val="20"/>
                  <w:szCs w:val="20"/>
                  <w:lang w:val="en-SG"/>
                </w:rPr>
                <w:delText>BI Mean (SD)</w:delText>
              </w:r>
            </w:del>
          </w:p>
        </w:tc>
        <w:tc>
          <w:tcPr>
            <w:tcW w:w="0" w:type="auto"/>
            <w:tcBorders>
              <w:bottom w:val="single" w:sz="12" w:space="0" w:color="000000"/>
            </w:tcBorders>
            <w:tcMar>
              <w:top w:w="100" w:type="dxa"/>
              <w:left w:w="100" w:type="dxa"/>
              <w:bottom w:w="100" w:type="dxa"/>
              <w:right w:w="100" w:type="dxa"/>
            </w:tcMar>
            <w:hideMark/>
          </w:tcPr>
          <w:p w14:paraId="5701E400" w14:textId="69994482" w:rsidR="00C4527E" w:rsidRPr="00C4527E" w:rsidDel="00A36C05" w:rsidRDefault="00C4527E" w:rsidP="00C4527E">
            <w:pPr>
              <w:ind w:left="140" w:right="140"/>
              <w:jc w:val="center"/>
              <w:rPr>
                <w:del w:id="242" w:author="George Glass" w:date="2021-06-03T11:42:00Z"/>
                <w:rFonts w:ascii="Times New Roman" w:eastAsia="Times New Roman" w:hAnsi="Times New Roman" w:cs="Times New Roman"/>
                <w:lang w:val="en-SG"/>
              </w:rPr>
            </w:pPr>
            <w:del w:id="243" w:author="George Glass" w:date="2021-06-03T11:42:00Z">
              <w:r w:rsidRPr="00C4527E" w:rsidDel="00A36C05">
                <w:rPr>
                  <w:rFonts w:ascii="Arial" w:eastAsia="Times New Roman" w:hAnsi="Arial" w:cs="Arial"/>
                  <w:color w:val="333333"/>
                  <w:sz w:val="20"/>
                  <w:szCs w:val="20"/>
                  <w:lang w:val="en-SG"/>
                </w:rPr>
                <w:delText>3.58 (0.757)</w:delText>
              </w:r>
            </w:del>
          </w:p>
        </w:tc>
        <w:tc>
          <w:tcPr>
            <w:tcW w:w="0" w:type="auto"/>
            <w:tcBorders>
              <w:bottom w:val="single" w:sz="12" w:space="0" w:color="000000"/>
            </w:tcBorders>
            <w:tcMar>
              <w:top w:w="100" w:type="dxa"/>
              <w:left w:w="100" w:type="dxa"/>
              <w:bottom w:w="100" w:type="dxa"/>
              <w:right w:w="100" w:type="dxa"/>
            </w:tcMar>
            <w:hideMark/>
          </w:tcPr>
          <w:p w14:paraId="7E94C2D1" w14:textId="13EA49D1" w:rsidR="00C4527E" w:rsidRPr="00C4527E" w:rsidDel="00A36C05" w:rsidRDefault="00C4527E" w:rsidP="00C4527E">
            <w:pPr>
              <w:ind w:left="140" w:right="140"/>
              <w:jc w:val="center"/>
              <w:rPr>
                <w:del w:id="244" w:author="George Glass" w:date="2021-06-03T11:42:00Z"/>
                <w:rFonts w:ascii="Times New Roman" w:eastAsia="Times New Roman" w:hAnsi="Times New Roman" w:cs="Times New Roman"/>
                <w:lang w:val="en-SG"/>
              </w:rPr>
            </w:pPr>
            <w:del w:id="245" w:author="George Glass" w:date="2021-06-03T11:42:00Z">
              <w:r w:rsidRPr="00C4527E" w:rsidDel="00A36C05">
                <w:rPr>
                  <w:rFonts w:ascii="Arial" w:eastAsia="Times New Roman" w:hAnsi="Arial" w:cs="Arial"/>
                  <w:color w:val="333333"/>
                  <w:sz w:val="20"/>
                  <w:szCs w:val="20"/>
                  <w:lang w:val="en-SG"/>
                </w:rPr>
                <w:delText>3.62 (0.793)</w:delText>
              </w:r>
            </w:del>
          </w:p>
        </w:tc>
      </w:tr>
    </w:tbl>
    <w:p w14:paraId="00559739" w14:textId="1839DA5B" w:rsidR="00C4527E" w:rsidDel="00A36C05" w:rsidRDefault="00C4527E" w:rsidP="00C4527E">
      <w:pPr>
        <w:spacing w:before="240" w:after="240"/>
        <w:rPr>
          <w:del w:id="246" w:author="George Glass" w:date="2021-06-03T11:42:00Z"/>
          <w:rFonts w:ascii="Arial" w:eastAsia="Times New Roman" w:hAnsi="Arial" w:cs="Arial"/>
          <w:color w:val="333333"/>
          <w:lang w:val="en-SG"/>
        </w:rPr>
      </w:pPr>
    </w:p>
    <w:p w14:paraId="6E971150" w14:textId="3EB2177C" w:rsidR="00C4527E" w:rsidDel="00A36C05" w:rsidRDefault="00C4527E">
      <w:pPr>
        <w:rPr>
          <w:del w:id="247" w:author="George Glass" w:date="2021-06-03T11:42:00Z"/>
          <w:rFonts w:ascii="Arial" w:eastAsia="Times New Roman" w:hAnsi="Arial" w:cs="Arial"/>
          <w:color w:val="333333"/>
          <w:lang w:val="en-SG"/>
        </w:rPr>
      </w:pPr>
      <w:del w:id="248" w:author="George Glass" w:date="2021-06-03T11:42:00Z">
        <w:r w:rsidDel="00A36C05">
          <w:rPr>
            <w:rFonts w:ascii="Arial" w:eastAsia="Times New Roman" w:hAnsi="Arial" w:cs="Arial"/>
            <w:color w:val="333333"/>
            <w:lang w:val="en-SG"/>
          </w:rPr>
          <w:br w:type="page"/>
        </w:r>
      </w:del>
    </w:p>
    <w:p w14:paraId="34801F54" w14:textId="7C1EEDC2" w:rsidR="00C4527E" w:rsidRPr="00C4527E" w:rsidDel="00A36C05" w:rsidRDefault="00C4527E" w:rsidP="00C4527E">
      <w:pPr>
        <w:spacing w:before="240" w:after="240"/>
        <w:rPr>
          <w:del w:id="249" w:author="George Glass" w:date="2021-06-03T11:42:00Z"/>
          <w:rFonts w:ascii="Times New Roman" w:eastAsia="Times New Roman" w:hAnsi="Times New Roman" w:cs="Times New Roman"/>
          <w:lang w:val="en-SG"/>
        </w:rPr>
      </w:pPr>
      <w:del w:id="250" w:author="George Glass" w:date="2021-06-03T11:42:00Z">
        <w:r w:rsidRPr="00C4527E" w:rsidDel="00A36C05">
          <w:rPr>
            <w:rFonts w:ascii="Arial" w:eastAsia="Times New Roman" w:hAnsi="Arial" w:cs="Arial"/>
            <w:color w:val="333333"/>
            <w:lang w:val="en-SG"/>
          </w:rPr>
          <w:delText>Table 3. Mean differences in UTAUT domains scores between digital native and digital immigrant nurses</w:delText>
        </w:r>
      </w:del>
    </w:p>
    <w:tbl>
      <w:tblPr>
        <w:tblW w:w="0" w:type="auto"/>
        <w:tblCellMar>
          <w:top w:w="15" w:type="dxa"/>
          <w:left w:w="15" w:type="dxa"/>
          <w:bottom w:w="15" w:type="dxa"/>
          <w:right w:w="15" w:type="dxa"/>
        </w:tblCellMar>
        <w:tblLook w:val="04A0" w:firstRow="1" w:lastRow="0" w:firstColumn="1" w:lastColumn="0" w:noHBand="0" w:noVBand="1"/>
      </w:tblPr>
      <w:tblGrid>
        <w:gridCol w:w="1470"/>
        <w:gridCol w:w="2370"/>
        <w:gridCol w:w="1548"/>
        <w:gridCol w:w="1201"/>
        <w:gridCol w:w="1136"/>
      </w:tblGrid>
      <w:tr w:rsidR="00C4527E" w:rsidRPr="00C4527E" w:rsidDel="00A36C05" w14:paraId="77454347" w14:textId="5FFBB84E" w:rsidTr="00C4527E">
        <w:trPr>
          <w:trHeight w:val="649"/>
          <w:del w:id="251" w:author="George Glass" w:date="2021-06-03T11:42:00Z"/>
        </w:trPr>
        <w:tc>
          <w:tcPr>
            <w:tcW w:w="0" w:type="auto"/>
            <w:tcBorders>
              <w:top w:val="single" w:sz="12" w:space="0" w:color="000000"/>
              <w:bottom w:val="single" w:sz="12" w:space="0" w:color="000000"/>
            </w:tcBorders>
            <w:tcMar>
              <w:top w:w="100" w:type="dxa"/>
              <w:left w:w="100" w:type="dxa"/>
              <w:bottom w:w="100" w:type="dxa"/>
              <w:right w:w="100" w:type="dxa"/>
            </w:tcMar>
            <w:hideMark/>
          </w:tcPr>
          <w:p w14:paraId="323EA5B8" w14:textId="513D67E9" w:rsidR="00C4527E" w:rsidRPr="00C4527E" w:rsidDel="00A36C05" w:rsidRDefault="00C4527E" w:rsidP="00C4527E">
            <w:pPr>
              <w:ind w:left="140" w:right="140"/>
              <w:jc w:val="center"/>
              <w:rPr>
                <w:del w:id="252" w:author="George Glass" w:date="2021-06-03T11:42:00Z"/>
                <w:rFonts w:ascii="Times New Roman" w:eastAsia="Times New Roman" w:hAnsi="Times New Roman" w:cs="Times New Roman"/>
                <w:lang w:val="en-SG"/>
              </w:rPr>
            </w:pPr>
            <w:del w:id="253" w:author="George Glass" w:date="2021-06-03T11:42:00Z">
              <w:r w:rsidRPr="00C4527E" w:rsidDel="00A36C05">
                <w:rPr>
                  <w:rFonts w:ascii="Arial" w:eastAsia="Times New Roman" w:hAnsi="Arial" w:cs="Arial"/>
                  <w:color w:val="333333"/>
                  <w:sz w:val="20"/>
                  <w:szCs w:val="20"/>
                  <w:lang w:val="en-SG"/>
                </w:rPr>
                <w:delText> </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28685345" w14:textId="0A035786" w:rsidR="00C4527E" w:rsidRPr="00C4527E" w:rsidDel="00A36C05" w:rsidRDefault="00C4527E" w:rsidP="00C4527E">
            <w:pPr>
              <w:ind w:left="140" w:right="140"/>
              <w:jc w:val="center"/>
              <w:rPr>
                <w:del w:id="254" w:author="George Glass" w:date="2021-06-03T11:42:00Z"/>
                <w:rFonts w:ascii="Times New Roman" w:eastAsia="Times New Roman" w:hAnsi="Times New Roman" w:cs="Times New Roman"/>
                <w:lang w:val="en-SG"/>
              </w:rPr>
            </w:pPr>
            <w:del w:id="255" w:author="George Glass" w:date="2021-06-03T11:42:00Z">
              <w:r w:rsidRPr="00C4527E" w:rsidDel="00A36C05">
                <w:rPr>
                  <w:rFonts w:ascii="Arial" w:eastAsia="Times New Roman" w:hAnsi="Arial" w:cs="Arial"/>
                  <w:color w:val="333333"/>
                  <w:sz w:val="20"/>
                  <w:szCs w:val="20"/>
                  <w:lang w:val="en-SG"/>
                </w:rPr>
                <w:delText>Mean difference (SE)</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454F4639" w14:textId="11745C79" w:rsidR="00C4527E" w:rsidRPr="00C4527E" w:rsidDel="00A36C05" w:rsidRDefault="00C4527E" w:rsidP="00C4527E">
            <w:pPr>
              <w:ind w:left="140" w:right="140"/>
              <w:jc w:val="center"/>
              <w:rPr>
                <w:del w:id="256" w:author="George Glass" w:date="2021-06-03T11:42:00Z"/>
                <w:rFonts w:ascii="Times New Roman" w:eastAsia="Times New Roman" w:hAnsi="Times New Roman" w:cs="Times New Roman"/>
                <w:lang w:val="en-SG"/>
              </w:rPr>
            </w:pPr>
            <w:del w:id="257" w:author="George Glass" w:date="2021-06-03T11:42:00Z">
              <w:r w:rsidRPr="00C4527E" w:rsidDel="00A36C05">
                <w:rPr>
                  <w:rFonts w:ascii="Arial" w:eastAsia="Times New Roman" w:hAnsi="Arial" w:cs="Arial"/>
                  <w:color w:val="333333"/>
                  <w:sz w:val="20"/>
                  <w:szCs w:val="20"/>
                  <w:lang w:val="en-SG"/>
                </w:rPr>
                <w:delText>95% CI</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0D45CF7A" w14:textId="50C12DFB" w:rsidR="00C4527E" w:rsidRPr="00C4527E" w:rsidDel="00A36C05" w:rsidRDefault="00C4527E" w:rsidP="00C4527E">
            <w:pPr>
              <w:ind w:left="140" w:right="140"/>
              <w:jc w:val="center"/>
              <w:rPr>
                <w:del w:id="258" w:author="George Glass" w:date="2021-06-03T11:42:00Z"/>
                <w:rFonts w:ascii="Times New Roman" w:eastAsia="Times New Roman" w:hAnsi="Times New Roman" w:cs="Times New Roman"/>
                <w:lang w:val="en-SG"/>
              </w:rPr>
            </w:pPr>
            <w:del w:id="259" w:author="George Glass" w:date="2021-06-03T11:42:00Z">
              <w:r w:rsidRPr="00C4527E" w:rsidDel="00A36C05">
                <w:rPr>
                  <w:rFonts w:ascii="Arial" w:eastAsia="Times New Roman" w:hAnsi="Arial" w:cs="Arial"/>
                  <w:color w:val="333333"/>
                  <w:sz w:val="20"/>
                  <w:szCs w:val="20"/>
                  <w:lang w:val="en-SG"/>
                </w:rPr>
                <w:delText>t-value</w:delText>
              </w:r>
              <w:r w:rsidRPr="00C4527E" w:rsidDel="00A36C05">
                <w:rPr>
                  <w:rFonts w:ascii="Arial" w:eastAsia="Times New Roman" w:hAnsi="Arial" w:cs="Arial"/>
                  <w:color w:val="333333"/>
                  <w:sz w:val="12"/>
                  <w:szCs w:val="12"/>
                  <w:vertAlign w:val="superscript"/>
                  <w:lang w:val="en-SG"/>
                </w:rPr>
                <w:delText>(df)</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4A353BD5" w14:textId="134883FA" w:rsidR="00C4527E" w:rsidRPr="00C4527E" w:rsidDel="00A36C05" w:rsidRDefault="00C4527E" w:rsidP="00C4527E">
            <w:pPr>
              <w:ind w:left="140" w:right="140"/>
              <w:jc w:val="center"/>
              <w:rPr>
                <w:del w:id="260" w:author="George Glass" w:date="2021-06-03T11:42:00Z"/>
                <w:rFonts w:ascii="Times New Roman" w:eastAsia="Times New Roman" w:hAnsi="Times New Roman" w:cs="Times New Roman"/>
                <w:lang w:val="en-SG"/>
              </w:rPr>
            </w:pPr>
            <w:del w:id="261" w:author="George Glass" w:date="2021-06-03T11:42:00Z">
              <w:r w:rsidRPr="00C4527E" w:rsidDel="00A36C05">
                <w:rPr>
                  <w:rFonts w:ascii="Arial" w:eastAsia="Times New Roman" w:hAnsi="Arial" w:cs="Arial"/>
                  <w:color w:val="333333"/>
                  <w:sz w:val="20"/>
                  <w:szCs w:val="20"/>
                  <w:lang w:val="en-SG"/>
                </w:rPr>
                <w:delText>p-value</w:delText>
              </w:r>
            </w:del>
          </w:p>
        </w:tc>
      </w:tr>
      <w:tr w:rsidR="00C4527E" w:rsidRPr="00C4527E" w:rsidDel="00A36C05" w14:paraId="37B63057" w14:textId="337C29D9" w:rsidTr="00C4527E">
        <w:trPr>
          <w:trHeight w:val="935"/>
          <w:del w:id="262" w:author="George Glass" w:date="2021-06-03T11:42:00Z"/>
        </w:trPr>
        <w:tc>
          <w:tcPr>
            <w:tcW w:w="0" w:type="auto"/>
            <w:tcBorders>
              <w:top w:val="single" w:sz="12" w:space="0" w:color="000000"/>
            </w:tcBorders>
            <w:tcMar>
              <w:top w:w="100" w:type="dxa"/>
              <w:left w:w="100" w:type="dxa"/>
              <w:bottom w:w="100" w:type="dxa"/>
              <w:right w:w="100" w:type="dxa"/>
            </w:tcMar>
            <w:hideMark/>
          </w:tcPr>
          <w:p w14:paraId="3732E006" w14:textId="12E6CAAB" w:rsidR="00C4527E" w:rsidRPr="00C4527E" w:rsidDel="00A36C05" w:rsidRDefault="00C4527E" w:rsidP="00C4527E">
            <w:pPr>
              <w:ind w:left="140" w:right="140"/>
              <w:jc w:val="center"/>
              <w:rPr>
                <w:del w:id="263" w:author="George Glass" w:date="2021-06-03T11:42:00Z"/>
                <w:rFonts w:ascii="Times New Roman" w:eastAsia="Times New Roman" w:hAnsi="Times New Roman" w:cs="Times New Roman"/>
                <w:lang w:val="en-SG"/>
              </w:rPr>
            </w:pPr>
            <w:del w:id="264" w:author="George Glass" w:date="2021-06-03T11:42:00Z">
              <w:r w:rsidRPr="00C4527E" w:rsidDel="00A36C05">
                <w:rPr>
                  <w:rFonts w:ascii="Arial" w:eastAsia="Times New Roman" w:hAnsi="Arial" w:cs="Arial"/>
                  <w:color w:val="333333"/>
                  <w:sz w:val="20"/>
                  <w:szCs w:val="20"/>
                  <w:lang w:val="en-SG"/>
                </w:rPr>
                <w:delText>PE_Mean</w:delText>
              </w:r>
            </w:del>
          </w:p>
          <w:p w14:paraId="35C908F1" w14:textId="1BBDBD78" w:rsidR="00C4527E" w:rsidRPr="00C4527E" w:rsidDel="00A36C05" w:rsidRDefault="00C4527E" w:rsidP="00C4527E">
            <w:pPr>
              <w:ind w:left="140" w:right="140"/>
              <w:jc w:val="center"/>
              <w:rPr>
                <w:del w:id="265" w:author="George Glass" w:date="2021-06-03T11:42:00Z"/>
                <w:rFonts w:ascii="Times New Roman" w:eastAsia="Times New Roman" w:hAnsi="Times New Roman" w:cs="Times New Roman"/>
                <w:lang w:val="en-SG"/>
              </w:rPr>
            </w:pPr>
            <w:del w:id="266" w:author="George Glass" w:date="2021-06-03T11:42:00Z">
              <w:r w:rsidRPr="00C4527E" w:rsidDel="00A36C05">
                <w:rPr>
                  <w:rFonts w:ascii="Arial" w:eastAsia="Times New Roman" w:hAnsi="Arial" w:cs="Arial"/>
                  <w:color w:val="333333"/>
                  <w:sz w:val="20"/>
                  <w:szCs w:val="20"/>
                  <w:lang w:val="en-SG"/>
                </w:rPr>
                <w:delText>(3 items)</w:delText>
              </w:r>
            </w:del>
          </w:p>
        </w:tc>
        <w:tc>
          <w:tcPr>
            <w:tcW w:w="0" w:type="auto"/>
            <w:tcBorders>
              <w:top w:val="single" w:sz="12" w:space="0" w:color="000000"/>
            </w:tcBorders>
            <w:tcMar>
              <w:top w:w="100" w:type="dxa"/>
              <w:left w:w="100" w:type="dxa"/>
              <w:bottom w:w="100" w:type="dxa"/>
              <w:right w:w="100" w:type="dxa"/>
            </w:tcMar>
            <w:hideMark/>
          </w:tcPr>
          <w:p w14:paraId="7C68D951" w14:textId="63389621" w:rsidR="00C4527E" w:rsidRPr="00C4527E" w:rsidDel="00A36C05" w:rsidRDefault="00C4527E" w:rsidP="00C4527E">
            <w:pPr>
              <w:ind w:left="140" w:right="140"/>
              <w:jc w:val="center"/>
              <w:rPr>
                <w:del w:id="267" w:author="George Glass" w:date="2021-06-03T11:42:00Z"/>
                <w:rFonts w:ascii="Times New Roman" w:eastAsia="Times New Roman" w:hAnsi="Times New Roman" w:cs="Times New Roman"/>
                <w:lang w:val="en-SG"/>
              </w:rPr>
            </w:pPr>
            <w:del w:id="268" w:author="George Glass" w:date="2021-06-03T11:42:00Z">
              <w:r w:rsidRPr="00C4527E" w:rsidDel="00A36C05">
                <w:rPr>
                  <w:rFonts w:ascii="Arial" w:eastAsia="Times New Roman" w:hAnsi="Arial" w:cs="Arial"/>
                  <w:color w:val="333333"/>
                  <w:sz w:val="20"/>
                  <w:szCs w:val="20"/>
                  <w:lang w:val="en-SG"/>
                </w:rPr>
                <w:delText>-0.01 (0.05)</w:delText>
              </w:r>
            </w:del>
          </w:p>
        </w:tc>
        <w:tc>
          <w:tcPr>
            <w:tcW w:w="0" w:type="auto"/>
            <w:tcBorders>
              <w:top w:val="single" w:sz="12" w:space="0" w:color="000000"/>
            </w:tcBorders>
            <w:tcMar>
              <w:top w:w="100" w:type="dxa"/>
              <w:left w:w="100" w:type="dxa"/>
              <w:bottom w:w="100" w:type="dxa"/>
              <w:right w:w="100" w:type="dxa"/>
            </w:tcMar>
            <w:hideMark/>
          </w:tcPr>
          <w:p w14:paraId="5D65FB79" w14:textId="3257BD7C" w:rsidR="00C4527E" w:rsidRPr="00C4527E" w:rsidDel="00A36C05" w:rsidRDefault="00C4527E" w:rsidP="00C4527E">
            <w:pPr>
              <w:ind w:left="140" w:right="140"/>
              <w:jc w:val="center"/>
              <w:rPr>
                <w:del w:id="269" w:author="George Glass" w:date="2021-06-03T11:42:00Z"/>
                <w:rFonts w:ascii="Times New Roman" w:eastAsia="Times New Roman" w:hAnsi="Times New Roman" w:cs="Times New Roman"/>
                <w:lang w:val="en-SG"/>
              </w:rPr>
            </w:pPr>
            <w:del w:id="270" w:author="George Glass" w:date="2021-06-03T11:42:00Z">
              <w:r w:rsidRPr="00C4527E" w:rsidDel="00A36C05">
                <w:rPr>
                  <w:rFonts w:ascii="Arial" w:eastAsia="Times New Roman" w:hAnsi="Arial" w:cs="Arial"/>
                  <w:color w:val="333333"/>
                  <w:sz w:val="20"/>
                  <w:szCs w:val="20"/>
                  <w:lang w:val="en-SG"/>
                </w:rPr>
                <w:delText>-0.10 – 0.08</w:delText>
              </w:r>
            </w:del>
          </w:p>
        </w:tc>
        <w:tc>
          <w:tcPr>
            <w:tcW w:w="0" w:type="auto"/>
            <w:tcBorders>
              <w:top w:val="single" w:sz="12" w:space="0" w:color="000000"/>
            </w:tcBorders>
            <w:tcMar>
              <w:top w:w="100" w:type="dxa"/>
              <w:left w:w="100" w:type="dxa"/>
              <w:bottom w:w="100" w:type="dxa"/>
              <w:right w:w="100" w:type="dxa"/>
            </w:tcMar>
            <w:hideMark/>
          </w:tcPr>
          <w:p w14:paraId="2C6D4552" w14:textId="791D8956" w:rsidR="00C4527E" w:rsidRPr="00C4527E" w:rsidDel="00A36C05" w:rsidRDefault="00C4527E" w:rsidP="00C4527E">
            <w:pPr>
              <w:ind w:left="140" w:right="140"/>
              <w:jc w:val="center"/>
              <w:rPr>
                <w:del w:id="271" w:author="George Glass" w:date="2021-06-03T11:42:00Z"/>
                <w:rFonts w:ascii="Times New Roman" w:eastAsia="Times New Roman" w:hAnsi="Times New Roman" w:cs="Times New Roman"/>
                <w:lang w:val="en-SG"/>
              </w:rPr>
            </w:pPr>
            <w:del w:id="272" w:author="George Glass" w:date="2021-06-03T11:42:00Z">
              <w:r w:rsidRPr="00C4527E" w:rsidDel="00A36C05">
                <w:rPr>
                  <w:rFonts w:ascii="Arial" w:eastAsia="Times New Roman" w:hAnsi="Arial" w:cs="Arial"/>
                  <w:color w:val="333333"/>
                  <w:sz w:val="20"/>
                  <w:szCs w:val="20"/>
                  <w:lang w:val="en-SG"/>
                </w:rPr>
                <w:delText>-0.30</w:delText>
              </w:r>
              <w:r w:rsidRPr="00C4527E" w:rsidDel="00A36C05">
                <w:rPr>
                  <w:rFonts w:ascii="Arial" w:eastAsia="Times New Roman" w:hAnsi="Arial" w:cs="Arial"/>
                  <w:color w:val="333333"/>
                  <w:sz w:val="12"/>
                  <w:szCs w:val="12"/>
                  <w:vertAlign w:val="superscript"/>
                  <w:lang w:val="en-SG"/>
                </w:rPr>
                <w:delText>(898)</w:delText>
              </w:r>
            </w:del>
          </w:p>
        </w:tc>
        <w:tc>
          <w:tcPr>
            <w:tcW w:w="0" w:type="auto"/>
            <w:tcBorders>
              <w:top w:val="single" w:sz="12" w:space="0" w:color="000000"/>
            </w:tcBorders>
            <w:tcMar>
              <w:top w:w="100" w:type="dxa"/>
              <w:left w:w="100" w:type="dxa"/>
              <w:bottom w:w="100" w:type="dxa"/>
              <w:right w:w="100" w:type="dxa"/>
            </w:tcMar>
            <w:hideMark/>
          </w:tcPr>
          <w:p w14:paraId="770937FF" w14:textId="6584D214" w:rsidR="00C4527E" w:rsidRPr="00C4527E" w:rsidDel="00A36C05" w:rsidRDefault="00C4527E" w:rsidP="00C4527E">
            <w:pPr>
              <w:ind w:left="140" w:right="140"/>
              <w:jc w:val="center"/>
              <w:rPr>
                <w:del w:id="273" w:author="George Glass" w:date="2021-06-03T11:42:00Z"/>
                <w:rFonts w:ascii="Times New Roman" w:eastAsia="Times New Roman" w:hAnsi="Times New Roman" w:cs="Times New Roman"/>
                <w:lang w:val="en-SG"/>
              </w:rPr>
            </w:pPr>
            <w:del w:id="274" w:author="George Glass" w:date="2021-06-03T11:42:00Z">
              <w:r w:rsidRPr="00C4527E" w:rsidDel="00A36C05">
                <w:rPr>
                  <w:rFonts w:ascii="Arial" w:eastAsia="Times New Roman" w:hAnsi="Arial" w:cs="Arial"/>
                  <w:color w:val="333333"/>
                  <w:sz w:val="20"/>
                  <w:szCs w:val="20"/>
                  <w:lang w:val="en-SG"/>
                </w:rPr>
                <w:delText>0.76</w:delText>
              </w:r>
            </w:del>
          </w:p>
        </w:tc>
      </w:tr>
      <w:tr w:rsidR="00C4527E" w:rsidRPr="00C4527E" w:rsidDel="00A36C05" w14:paraId="1D9EDABD" w14:textId="4C33EF44" w:rsidTr="00C4527E">
        <w:trPr>
          <w:trHeight w:val="920"/>
          <w:del w:id="275" w:author="George Glass" w:date="2021-06-03T11:42:00Z"/>
        </w:trPr>
        <w:tc>
          <w:tcPr>
            <w:tcW w:w="0" w:type="auto"/>
            <w:tcMar>
              <w:top w:w="100" w:type="dxa"/>
              <w:left w:w="100" w:type="dxa"/>
              <w:bottom w:w="100" w:type="dxa"/>
              <w:right w:w="100" w:type="dxa"/>
            </w:tcMar>
            <w:hideMark/>
          </w:tcPr>
          <w:p w14:paraId="63695970" w14:textId="651D463B" w:rsidR="00C4527E" w:rsidRPr="00C4527E" w:rsidDel="00A36C05" w:rsidRDefault="00C4527E" w:rsidP="00C4527E">
            <w:pPr>
              <w:ind w:left="140" w:right="140"/>
              <w:jc w:val="center"/>
              <w:rPr>
                <w:del w:id="276" w:author="George Glass" w:date="2021-06-03T11:42:00Z"/>
                <w:rFonts w:ascii="Times New Roman" w:eastAsia="Times New Roman" w:hAnsi="Times New Roman" w:cs="Times New Roman"/>
                <w:lang w:val="en-SG"/>
              </w:rPr>
            </w:pPr>
            <w:del w:id="277" w:author="George Glass" w:date="2021-06-03T11:42:00Z">
              <w:r w:rsidRPr="00C4527E" w:rsidDel="00A36C05">
                <w:rPr>
                  <w:rFonts w:ascii="Arial" w:eastAsia="Times New Roman" w:hAnsi="Arial" w:cs="Arial"/>
                  <w:color w:val="333333"/>
                  <w:sz w:val="20"/>
                  <w:szCs w:val="20"/>
                  <w:lang w:val="en-SG"/>
                </w:rPr>
                <w:delText>EE_Mean</w:delText>
              </w:r>
            </w:del>
          </w:p>
          <w:p w14:paraId="5B9903BD" w14:textId="68388BF3" w:rsidR="00C4527E" w:rsidRPr="00C4527E" w:rsidDel="00A36C05" w:rsidRDefault="00C4527E" w:rsidP="00C4527E">
            <w:pPr>
              <w:ind w:left="140" w:right="140"/>
              <w:jc w:val="center"/>
              <w:rPr>
                <w:del w:id="278" w:author="George Glass" w:date="2021-06-03T11:42:00Z"/>
                <w:rFonts w:ascii="Times New Roman" w:eastAsia="Times New Roman" w:hAnsi="Times New Roman" w:cs="Times New Roman"/>
                <w:lang w:val="en-SG"/>
              </w:rPr>
            </w:pPr>
            <w:del w:id="279" w:author="George Glass" w:date="2021-06-03T11:42:00Z">
              <w:r w:rsidRPr="00C4527E" w:rsidDel="00A36C05">
                <w:rPr>
                  <w:rFonts w:ascii="Arial" w:eastAsia="Times New Roman" w:hAnsi="Arial" w:cs="Arial"/>
                  <w:color w:val="333333"/>
                  <w:sz w:val="20"/>
                  <w:szCs w:val="20"/>
                  <w:lang w:val="en-SG"/>
                </w:rPr>
                <w:delText>(5 items)</w:delText>
              </w:r>
            </w:del>
          </w:p>
        </w:tc>
        <w:tc>
          <w:tcPr>
            <w:tcW w:w="0" w:type="auto"/>
            <w:tcMar>
              <w:top w:w="100" w:type="dxa"/>
              <w:left w:w="100" w:type="dxa"/>
              <w:bottom w:w="100" w:type="dxa"/>
              <w:right w:w="100" w:type="dxa"/>
            </w:tcMar>
            <w:hideMark/>
          </w:tcPr>
          <w:p w14:paraId="183152A3" w14:textId="15CAF3C9" w:rsidR="00C4527E" w:rsidRPr="00C4527E" w:rsidDel="00A36C05" w:rsidRDefault="00C4527E" w:rsidP="00C4527E">
            <w:pPr>
              <w:ind w:left="140" w:right="140"/>
              <w:jc w:val="center"/>
              <w:rPr>
                <w:del w:id="280" w:author="George Glass" w:date="2021-06-03T11:42:00Z"/>
                <w:rFonts w:ascii="Times New Roman" w:eastAsia="Times New Roman" w:hAnsi="Times New Roman" w:cs="Times New Roman"/>
                <w:lang w:val="en-SG"/>
              </w:rPr>
            </w:pPr>
            <w:del w:id="281" w:author="George Glass" w:date="2021-06-03T11:42:00Z">
              <w:r w:rsidRPr="00C4527E" w:rsidDel="00A36C05">
                <w:rPr>
                  <w:rFonts w:ascii="Arial" w:eastAsia="Times New Roman" w:hAnsi="Arial" w:cs="Arial"/>
                  <w:color w:val="333333"/>
                  <w:sz w:val="20"/>
                  <w:szCs w:val="20"/>
                  <w:lang w:val="en-SG"/>
                </w:rPr>
                <w:delText>0.02 (0.04)</w:delText>
              </w:r>
            </w:del>
          </w:p>
        </w:tc>
        <w:tc>
          <w:tcPr>
            <w:tcW w:w="0" w:type="auto"/>
            <w:tcMar>
              <w:top w:w="100" w:type="dxa"/>
              <w:left w:w="100" w:type="dxa"/>
              <w:bottom w:w="100" w:type="dxa"/>
              <w:right w:w="100" w:type="dxa"/>
            </w:tcMar>
            <w:hideMark/>
          </w:tcPr>
          <w:p w14:paraId="373BFD0D" w14:textId="16C76A36" w:rsidR="00C4527E" w:rsidRPr="00C4527E" w:rsidDel="00A36C05" w:rsidRDefault="00C4527E" w:rsidP="00C4527E">
            <w:pPr>
              <w:ind w:left="140" w:right="140"/>
              <w:jc w:val="center"/>
              <w:rPr>
                <w:del w:id="282" w:author="George Glass" w:date="2021-06-03T11:42:00Z"/>
                <w:rFonts w:ascii="Times New Roman" w:eastAsia="Times New Roman" w:hAnsi="Times New Roman" w:cs="Times New Roman"/>
                <w:lang w:val="en-SG"/>
              </w:rPr>
            </w:pPr>
            <w:del w:id="283" w:author="George Glass" w:date="2021-06-03T11:42:00Z">
              <w:r w:rsidRPr="00C4527E" w:rsidDel="00A36C05">
                <w:rPr>
                  <w:rFonts w:ascii="Arial" w:eastAsia="Times New Roman" w:hAnsi="Arial" w:cs="Arial"/>
                  <w:color w:val="333333"/>
                  <w:sz w:val="20"/>
                  <w:szCs w:val="20"/>
                  <w:lang w:val="en-SG"/>
                </w:rPr>
                <w:delText>-0.06 – 0.10</w:delText>
              </w:r>
            </w:del>
          </w:p>
        </w:tc>
        <w:tc>
          <w:tcPr>
            <w:tcW w:w="0" w:type="auto"/>
            <w:tcMar>
              <w:top w:w="100" w:type="dxa"/>
              <w:left w:w="100" w:type="dxa"/>
              <w:bottom w:w="100" w:type="dxa"/>
              <w:right w:w="100" w:type="dxa"/>
            </w:tcMar>
            <w:hideMark/>
          </w:tcPr>
          <w:p w14:paraId="13679A4A" w14:textId="35804DE2" w:rsidR="00C4527E" w:rsidRPr="00C4527E" w:rsidDel="00A36C05" w:rsidRDefault="00C4527E" w:rsidP="00C4527E">
            <w:pPr>
              <w:ind w:left="140" w:right="140"/>
              <w:jc w:val="center"/>
              <w:rPr>
                <w:del w:id="284" w:author="George Glass" w:date="2021-06-03T11:42:00Z"/>
                <w:rFonts w:ascii="Times New Roman" w:eastAsia="Times New Roman" w:hAnsi="Times New Roman" w:cs="Times New Roman"/>
                <w:lang w:val="en-SG"/>
              </w:rPr>
            </w:pPr>
            <w:del w:id="285" w:author="George Glass" w:date="2021-06-03T11:42:00Z">
              <w:r w:rsidRPr="00C4527E" w:rsidDel="00A36C05">
                <w:rPr>
                  <w:rFonts w:ascii="Arial" w:eastAsia="Times New Roman" w:hAnsi="Arial" w:cs="Arial"/>
                  <w:color w:val="333333"/>
                  <w:sz w:val="20"/>
                  <w:szCs w:val="20"/>
                  <w:lang w:val="en-SG"/>
                </w:rPr>
                <w:delText>0.50</w:delText>
              </w:r>
              <w:r w:rsidRPr="00C4527E" w:rsidDel="00A36C05">
                <w:rPr>
                  <w:rFonts w:ascii="Arial" w:eastAsia="Times New Roman" w:hAnsi="Arial" w:cs="Arial"/>
                  <w:color w:val="333333"/>
                  <w:sz w:val="12"/>
                  <w:szCs w:val="12"/>
                  <w:vertAlign w:val="superscript"/>
                  <w:lang w:val="en-SG"/>
                </w:rPr>
                <w:delText>(898)</w:delText>
              </w:r>
            </w:del>
          </w:p>
        </w:tc>
        <w:tc>
          <w:tcPr>
            <w:tcW w:w="0" w:type="auto"/>
            <w:tcMar>
              <w:top w:w="100" w:type="dxa"/>
              <w:left w:w="100" w:type="dxa"/>
              <w:bottom w:w="100" w:type="dxa"/>
              <w:right w:w="100" w:type="dxa"/>
            </w:tcMar>
            <w:hideMark/>
          </w:tcPr>
          <w:p w14:paraId="0896D610" w14:textId="16DD8B41" w:rsidR="00C4527E" w:rsidRPr="00C4527E" w:rsidDel="00A36C05" w:rsidRDefault="00C4527E" w:rsidP="00C4527E">
            <w:pPr>
              <w:ind w:left="140" w:right="140"/>
              <w:jc w:val="center"/>
              <w:rPr>
                <w:del w:id="286" w:author="George Glass" w:date="2021-06-03T11:42:00Z"/>
                <w:rFonts w:ascii="Times New Roman" w:eastAsia="Times New Roman" w:hAnsi="Times New Roman" w:cs="Times New Roman"/>
                <w:lang w:val="en-SG"/>
              </w:rPr>
            </w:pPr>
            <w:del w:id="287" w:author="George Glass" w:date="2021-06-03T11:42:00Z">
              <w:r w:rsidRPr="00C4527E" w:rsidDel="00A36C05">
                <w:rPr>
                  <w:rFonts w:ascii="Arial" w:eastAsia="Times New Roman" w:hAnsi="Arial" w:cs="Arial"/>
                  <w:color w:val="333333"/>
                  <w:sz w:val="20"/>
                  <w:szCs w:val="20"/>
                  <w:lang w:val="en-SG"/>
                </w:rPr>
                <w:delText>0.62</w:delText>
              </w:r>
            </w:del>
          </w:p>
        </w:tc>
      </w:tr>
      <w:tr w:rsidR="00C4527E" w:rsidRPr="00C4527E" w:rsidDel="00A36C05" w14:paraId="4ED9964F" w14:textId="599BDC1F" w:rsidTr="00C4527E">
        <w:trPr>
          <w:trHeight w:val="920"/>
          <w:del w:id="288" w:author="George Glass" w:date="2021-06-03T11:42:00Z"/>
        </w:trPr>
        <w:tc>
          <w:tcPr>
            <w:tcW w:w="0" w:type="auto"/>
            <w:tcMar>
              <w:top w:w="100" w:type="dxa"/>
              <w:left w:w="100" w:type="dxa"/>
              <w:bottom w:w="100" w:type="dxa"/>
              <w:right w:w="100" w:type="dxa"/>
            </w:tcMar>
            <w:hideMark/>
          </w:tcPr>
          <w:p w14:paraId="723A3D9A" w14:textId="59FF7D22" w:rsidR="00C4527E" w:rsidRPr="00C4527E" w:rsidDel="00A36C05" w:rsidRDefault="00C4527E" w:rsidP="00C4527E">
            <w:pPr>
              <w:ind w:left="140" w:right="140"/>
              <w:jc w:val="center"/>
              <w:rPr>
                <w:del w:id="289" w:author="George Glass" w:date="2021-06-03T11:42:00Z"/>
                <w:rFonts w:ascii="Times New Roman" w:eastAsia="Times New Roman" w:hAnsi="Times New Roman" w:cs="Times New Roman"/>
                <w:lang w:val="en-SG"/>
              </w:rPr>
            </w:pPr>
            <w:del w:id="290" w:author="George Glass" w:date="2021-06-03T11:42:00Z">
              <w:r w:rsidRPr="00C4527E" w:rsidDel="00A36C05">
                <w:rPr>
                  <w:rFonts w:ascii="Arial" w:eastAsia="Times New Roman" w:hAnsi="Arial" w:cs="Arial"/>
                  <w:color w:val="333333"/>
                  <w:sz w:val="20"/>
                  <w:szCs w:val="20"/>
                  <w:lang w:val="en-SG"/>
                </w:rPr>
                <w:delText>ATT_Mean</w:delText>
              </w:r>
            </w:del>
          </w:p>
          <w:p w14:paraId="3F5A3EF2" w14:textId="29D11129" w:rsidR="00C4527E" w:rsidRPr="00C4527E" w:rsidDel="00A36C05" w:rsidRDefault="00C4527E" w:rsidP="00C4527E">
            <w:pPr>
              <w:ind w:left="140" w:right="140"/>
              <w:jc w:val="center"/>
              <w:rPr>
                <w:del w:id="291" w:author="George Glass" w:date="2021-06-03T11:42:00Z"/>
                <w:rFonts w:ascii="Times New Roman" w:eastAsia="Times New Roman" w:hAnsi="Times New Roman" w:cs="Times New Roman"/>
                <w:lang w:val="en-SG"/>
              </w:rPr>
            </w:pPr>
            <w:del w:id="292" w:author="George Glass" w:date="2021-06-03T11:42:00Z">
              <w:r w:rsidRPr="00C4527E" w:rsidDel="00A36C05">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042DA974" w14:textId="1C9F8933" w:rsidR="00C4527E" w:rsidRPr="00C4527E" w:rsidDel="00A36C05" w:rsidRDefault="00C4527E" w:rsidP="00C4527E">
            <w:pPr>
              <w:ind w:left="140" w:right="140"/>
              <w:jc w:val="center"/>
              <w:rPr>
                <w:del w:id="293" w:author="George Glass" w:date="2021-06-03T11:42:00Z"/>
                <w:rFonts w:ascii="Times New Roman" w:eastAsia="Times New Roman" w:hAnsi="Times New Roman" w:cs="Times New Roman"/>
                <w:lang w:val="en-SG"/>
              </w:rPr>
            </w:pPr>
            <w:del w:id="294" w:author="George Glass" w:date="2021-06-03T11:42:00Z">
              <w:r w:rsidRPr="00C4527E" w:rsidDel="00A36C05">
                <w:rPr>
                  <w:rFonts w:ascii="Arial" w:eastAsia="Times New Roman" w:hAnsi="Arial" w:cs="Arial"/>
                  <w:color w:val="333333"/>
                  <w:sz w:val="20"/>
                  <w:szCs w:val="20"/>
                  <w:lang w:val="en-SG"/>
                </w:rPr>
                <w:delText>-0.03 (0.04)</w:delText>
              </w:r>
            </w:del>
          </w:p>
        </w:tc>
        <w:tc>
          <w:tcPr>
            <w:tcW w:w="0" w:type="auto"/>
            <w:tcMar>
              <w:top w:w="100" w:type="dxa"/>
              <w:left w:w="100" w:type="dxa"/>
              <w:bottom w:w="100" w:type="dxa"/>
              <w:right w:w="100" w:type="dxa"/>
            </w:tcMar>
            <w:hideMark/>
          </w:tcPr>
          <w:p w14:paraId="66CA6AF4" w14:textId="7315D0EC" w:rsidR="00C4527E" w:rsidRPr="00C4527E" w:rsidDel="00A36C05" w:rsidRDefault="00C4527E" w:rsidP="00C4527E">
            <w:pPr>
              <w:ind w:left="140" w:right="140"/>
              <w:jc w:val="center"/>
              <w:rPr>
                <w:del w:id="295" w:author="George Glass" w:date="2021-06-03T11:42:00Z"/>
                <w:rFonts w:ascii="Times New Roman" w:eastAsia="Times New Roman" w:hAnsi="Times New Roman" w:cs="Times New Roman"/>
                <w:lang w:val="en-SG"/>
              </w:rPr>
            </w:pPr>
            <w:del w:id="296" w:author="George Glass" w:date="2021-06-03T11:42:00Z">
              <w:r w:rsidRPr="00C4527E" w:rsidDel="00A36C05">
                <w:rPr>
                  <w:rFonts w:ascii="Arial" w:eastAsia="Times New Roman" w:hAnsi="Arial" w:cs="Arial"/>
                  <w:color w:val="333333"/>
                  <w:sz w:val="20"/>
                  <w:szCs w:val="20"/>
                  <w:lang w:val="en-SG"/>
                </w:rPr>
                <w:delText>-0.11 – 0.04</w:delText>
              </w:r>
            </w:del>
          </w:p>
        </w:tc>
        <w:tc>
          <w:tcPr>
            <w:tcW w:w="0" w:type="auto"/>
            <w:tcMar>
              <w:top w:w="100" w:type="dxa"/>
              <w:left w:w="100" w:type="dxa"/>
              <w:bottom w:w="100" w:type="dxa"/>
              <w:right w:w="100" w:type="dxa"/>
            </w:tcMar>
            <w:hideMark/>
          </w:tcPr>
          <w:p w14:paraId="7E760C19" w14:textId="6C0238A6" w:rsidR="00C4527E" w:rsidRPr="00C4527E" w:rsidDel="00A36C05" w:rsidRDefault="00C4527E" w:rsidP="00C4527E">
            <w:pPr>
              <w:ind w:left="140" w:right="140"/>
              <w:jc w:val="center"/>
              <w:rPr>
                <w:del w:id="297" w:author="George Glass" w:date="2021-06-03T11:42:00Z"/>
                <w:rFonts w:ascii="Times New Roman" w:eastAsia="Times New Roman" w:hAnsi="Times New Roman" w:cs="Times New Roman"/>
                <w:lang w:val="en-SG"/>
              </w:rPr>
            </w:pPr>
            <w:del w:id="298" w:author="George Glass" w:date="2021-06-03T11:42:00Z">
              <w:r w:rsidRPr="00C4527E" w:rsidDel="00A36C05">
                <w:rPr>
                  <w:rFonts w:ascii="Arial" w:eastAsia="Times New Roman" w:hAnsi="Arial" w:cs="Arial"/>
                  <w:color w:val="333333"/>
                  <w:sz w:val="20"/>
                  <w:szCs w:val="20"/>
                  <w:lang w:val="en-SG"/>
                </w:rPr>
                <w:delText>-0.90</w:delText>
              </w:r>
              <w:r w:rsidRPr="00C4527E" w:rsidDel="00A36C05">
                <w:rPr>
                  <w:rFonts w:ascii="Arial" w:eastAsia="Times New Roman" w:hAnsi="Arial" w:cs="Arial"/>
                  <w:color w:val="333333"/>
                  <w:sz w:val="12"/>
                  <w:szCs w:val="12"/>
                  <w:vertAlign w:val="superscript"/>
                  <w:lang w:val="en-SG"/>
                </w:rPr>
                <w:delText>(898)</w:delText>
              </w:r>
            </w:del>
          </w:p>
        </w:tc>
        <w:tc>
          <w:tcPr>
            <w:tcW w:w="0" w:type="auto"/>
            <w:tcMar>
              <w:top w:w="100" w:type="dxa"/>
              <w:left w:w="100" w:type="dxa"/>
              <w:bottom w:w="100" w:type="dxa"/>
              <w:right w:w="100" w:type="dxa"/>
            </w:tcMar>
            <w:hideMark/>
          </w:tcPr>
          <w:p w14:paraId="11BB05C8" w14:textId="4EA63714" w:rsidR="00C4527E" w:rsidRPr="00C4527E" w:rsidDel="00A36C05" w:rsidRDefault="00C4527E" w:rsidP="00C4527E">
            <w:pPr>
              <w:ind w:left="140" w:right="140"/>
              <w:jc w:val="center"/>
              <w:rPr>
                <w:del w:id="299" w:author="George Glass" w:date="2021-06-03T11:42:00Z"/>
                <w:rFonts w:ascii="Times New Roman" w:eastAsia="Times New Roman" w:hAnsi="Times New Roman" w:cs="Times New Roman"/>
                <w:lang w:val="en-SG"/>
              </w:rPr>
            </w:pPr>
            <w:del w:id="300" w:author="George Glass" w:date="2021-06-03T11:42:00Z">
              <w:r w:rsidRPr="00C4527E" w:rsidDel="00A36C05">
                <w:rPr>
                  <w:rFonts w:ascii="Arial" w:eastAsia="Times New Roman" w:hAnsi="Arial" w:cs="Arial"/>
                  <w:color w:val="333333"/>
                  <w:sz w:val="20"/>
                  <w:szCs w:val="20"/>
                  <w:lang w:val="en-SG"/>
                </w:rPr>
                <w:delText>0.37</w:delText>
              </w:r>
            </w:del>
          </w:p>
        </w:tc>
      </w:tr>
      <w:tr w:rsidR="00C4527E" w:rsidRPr="00C4527E" w:rsidDel="00A36C05" w14:paraId="76F7E55B" w14:textId="0116FF4B" w:rsidTr="00C4527E">
        <w:trPr>
          <w:trHeight w:val="920"/>
          <w:del w:id="301" w:author="George Glass" w:date="2021-06-03T11:42:00Z"/>
        </w:trPr>
        <w:tc>
          <w:tcPr>
            <w:tcW w:w="0" w:type="auto"/>
            <w:tcMar>
              <w:top w:w="100" w:type="dxa"/>
              <w:left w:w="100" w:type="dxa"/>
              <w:bottom w:w="100" w:type="dxa"/>
              <w:right w:w="100" w:type="dxa"/>
            </w:tcMar>
            <w:hideMark/>
          </w:tcPr>
          <w:p w14:paraId="0C682793" w14:textId="1B594760" w:rsidR="00C4527E" w:rsidRPr="00C4527E" w:rsidDel="00A36C05" w:rsidRDefault="00C4527E" w:rsidP="00C4527E">
            <w:pPr>
              <w:ind w:left="140" w:right="140"/>
              <w:jc w:val="center"/>
              <w:rPr>
                <w:del w:id="302" w:author="George Glass" w:date="2021-06-03T11:42:00Z"/>
                <w:rFonts w:ascii="Times New Roman" w:eastAsia="Times New Roman" w:hAnsi="Times New Roman" w:cs="Times New Roman"/>
                <w:lang w:val="en-SG"/>
              </w:rPr>
            </w:pPr>
            <w:del w:id="303" w:author="George Glass" w:date="2021-06-03T11:42:00Z">
              <w:r w:rsidRPr="00C4527E" w:rsidDel="00A36C05">
                <w:rPr>
                  <w:rFonts w:ascii="Arial" w:eastAsia="Times New Roman" w:hAnsi="Arial" w:cs="Arial"/>
                  <w:color w:val="333333"/>
                  <w:sz w:val="20"/>
                  <w:szCs w:val="20"/>
                  <w:lang w:val="en-SG"/>
                </w:rPr>
                <w:delText>SI_Mean</w:delText>
              </w:r>
            </w:del>
          </w:p>
          <w:p w14:paraId="12C2E1D6" w14:textId="58FD5A39" w:rsidR="00C4527E" w:rsidRPr="00C4527E" w:rsidDel="00A36C05" w:rsidRDefault="00C4527E" w:rsidP="00C4527E">
            <w:pPr>
              <w:ind w:left="140" w:right="140"/>
              <w:jc w:val="center"/>
              <w:rPr>
                <w:del w:id="304" w:author="George Glass" w:date="2021-06-03T11:42:00Z"/>
                <w:rFonts w:ascii="Times New Roman" w:eastAsia="Times New Roman" w:hAnsi="Times New Roman" w:cs="Times New Roman"/>
                <w:lang w:val="en-SG"/>
              </w:rPr>
            </w:pPr>
            <w:del w:id="305" w:author="George Glass" w:date="2021-06-03T11:42:00Z">
              <w:r w:rsidRPr="00C4527E" w:rsidDel="00A36C05">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595E8164" w14:textId="3013FF69" w:rsidR="00C4527E" w:rsidRPr="00C4527E" w:rsidDel="00A36C05" w:rsidRDefault="00C4527E" w:rsidP="00C4527E">
            <w:pPr>
              <w:ind w:left="140" w:right="140"/>
              <w:jc w:val="center"/>
              <w:rPr>
                <w:del w:id="306" w:author="George Glass" w:date="2021-06-03T11:42:00Z"/>
                <w:rFonts w:ascii="Times New Roman" w:eastAsia="Times New Roman" w:hAnsi="Times New Roman" w:cs="Times New Roman"/>
                <w:lang w:val="en-SG"/>
              </w:rPr>
            </w:pPr>
            <w:del w:id="307" w:author="George Glass" w:date="2021-06-03T11:42:00Z">
              <w:r w:rsidRPr="00C4527E" w:rsidDel="00A36C05">
                <w:rPr>
                  <w:rFonts w:ascii="Arial" w:eastAsia="Times New Roman" w:hAnsi="Arial" w:cs="Arial"/>
                  <w:color w:val="333333"/>
                  <w:sz w:val="20"/>
                  <w:szCs w:val="20"/>
                  <w:lang w:val="en-SG"/>
                </w:rPr>
                <w:delText>0.01 (0.04)</w:delText>
              </w:r>
            </w:del>
          </w:p>
        </w:tc>
        <w:tc>
          <w:tcPr>
            <w:tcW w:w="0" w:type="auto"/>
            <w:tcMar>
              <w:top w:w="100" w:type="dxa"/>
              <w:left w:w="100" w:type="dxa"/>
              <w:bottom w:w="100" w:type="dxa"/>
              <w:right w:w="100" w:type="dxa"/>
            </w:tcMar>
            <w:hideMark/>
          </w:tcPr>
          <w:p w14:paraId="1996D171" w14:textId="7538FDC5" w:rsidR="00C4527E" w:rsidRPr="00C4527E" w:rsidDel="00A36C05" w:rsidRDefault="00C4527E" w:rsidP="00C4527E">
            <w:pPr>
              <w:ind w:left="140" w:right="140"/>
              <w:jc w:val="center"/>
              <w:rPr>
                <w:del w:id="308" w:author="George Glass" w:date="2021-06-03T11:42:00Z"/>
                <w:rFonts w:ascii="Times New Roman" w:eastAsia="Times New Roman" w:hAnsi="Times New Roman" w:cs="Times New Roman"/>
                <w:lang w:val="en-SG"/>
              </w:rPr>
            </w:pPr>
            <w:del w:id="309" w:author="George Glass" w:date="2021-06-03T11:42:00Z">
              <w:r w:rsidRPr="00C4527E" w:rsidDel="00A36C05">
                <w:rPr>
                  <w:rFonts w:ascii="Arial" w:eastAsia="Times New Roman" w:hAnsi="Arial" w:cs="Arial"/>
                  <w:color w:val="333333"/>
                  <w:sz w:val="20"/>
                  <w:szCs w:val="20"/>
                  <w:lang w:val="en-SG"/>
                </w:rPr>
                <w:delText>-0.07 – 0.08</w:delText>
              </w:r>
            </w:del>
          </w:p>
        </w:tc>
        <w:tc>
          <w:tcPr>
            <w:tcW w:w="0" w:type="auto"/>
            <w:tcMar>
              <w:top w:w="100" w:type="dxa"/>
              <w:left w:w="100" w:type="dxa"/>
              <w:bottom w:w="100" w:type="dxa"/>
              <w:right w:w="100" w:type="dxa"/>
            </w:tcMar>
            <w:hideMark/>
          </w:tcPr>
          <w:p w14:paraId="49ED960C" w14:textId="53E16912" w:rsidR="00C4527E" w:rsidRPr="00C4527E" w:rsidDel="00A36C05" w:rsidRDefault="00C4527E" w:rsidP="00C4527E">
            <w:pPr>
              <w:ind w:left="140" w:right="140"/>
              <w:jc w:val="center"/>
              <w:rPr>
                <w:del w:id="310" w:author="George Glass" w:date="2021-06-03T11:42:00Z"/>
                <w:rFonts w:ascii="Times New Roman" w:eastAsia="Times New Roman" w:hAnsi="Times New Roman" w:cs="Times New Roman"/>
                <w:lang w:val="en-SG"/>
              </w:rPr>
            </w:pPr>
            <w:del w:id="311" w:author="George Glass" w:date="2021-06-03T11:42:00Z">
              <w:r w:rsidRPr="00C4527E" w:rsidDel="00A36C05">
                <w:rPr>
                  <w:rFonts w:ascii="Arial" w:eastAsia="Times New Roman" w:hAnsi="Arial" w:cs="Arial"/>
                  <w:color w:val="333333"/>
                  <w:sz w:val="20"/>
                  <w:szCs w:val="20"/>
                  <w:lang w:val="en-SG"/>
                </w:rPr>
                <w:delText>0.17</w:delText>
              </w:r>
              <w:r w:rsidRPr="00C4527E" w:rsidDel="00A36C05">
                <w:rPr>
                  <w:rFonts w:ascii="Arial" w:eastAsia="Times New Roman" w:hAnsi="Arial" w:cs="Arial"/>
                  <w:color w:val="333333"/>
                  <w:sz w:val="12"/>
                  <w:szCs w:val="12"/>
                  <w:vertAlign w:val="superscript"/>
                  <w:lang w:val="en-SG"/>
                </w:rPr>
                <w:delText>(898)</w:delText>
              </w:r>
            </w:del>
          </w:p>
        </w:tc>
        <w:tc>
          <w:tcPr>
            <w:tcW w:w="0" w:type="auto"/>
            <w:tcMar>
              <w:top w:w="100" w:type="dxa"/>
              <w:left w:w="100" w:type="dxa"/>
              <w:bottom w:w="100" w:type="dxa"/>
              <w:right w:w="100" w:type="dxa"/>
            </w:tcMar>
            <w:hideMark/>
          </w:tcPr>
          <w:p w14:paraId="3AA21477" w14:textId="5DA79549" w:rsidR="00C4527E" w:rsidRPr="00C4527E" w:rsidDel="00A36C05" w:rsidRDefault="00C4527E" w:rsidP="00C4527E">
            <w:pPr>
              <w:ind w:left="140" w:right="140"/>
              <w:jc w:val="center"/>
              <w:rPr>
                <w:del w:id="312" w:author="George Glass" w:date="2021-06-03T11:42:00Z"/>
                <w:rFonts w:ascii="Times New Roman" w:eastAsia="Times New Roman" w:hAnsi="Times New Roman" w:cs="Times New Roman"/>
                <w:lang w:val="en-SG"/>
              </w:rPr>
            </w:pPr>
            <w:del w:id="313" w:author="George Glass" w:date="2021-06-03T11:42:00Z">
              <w:r w:rsidRPr="00C4527E" w:rsidDel="00A36C05">
                <w:rPr>
                  <w:rFonts w:ascii="Arial" w:eastAsia="Times New Roman" w:hAnsi="Arial" w:cs="Arial"/>
                  <w:color w:val="333333"/>
                  <w:sz w:val="20"/>
                  <w:szCs w:val="20"/>
                  <w:lang w:val="en-SG"/>
                </w:rPr>
                <w:delText>0.86</w:delText>
              </w:r>
            </w:del>
          </w:p>
        </w:tc>
      </w:tr>
      <w:tr w:rsidR="00C4527E" w:rsidRPr="00C4527E" w:rsidDel="00A36C05" w14:paraId="2B7B51DD" w14:textId="62C0E78C" w:rsidTr="00C4527E">
        <w:trPr>
          <w:trHeight w:val="920"/>
          <w:del w:id="314" w:author="George Glass" w:date="2021-06-03T11:42:00Z"/>
        </w:trPr>
        <w:tc>
          <w:tcPr>
            <w:tcW w:w="0" w:type="auto"/>
            <w:tcMar>
              <w:top w:w="100" w:type="dxa"/>
              <w:left w:w="100" w:type="dxa"/>
              <w:bottom w:w="100" w:type="dxa"/>
              <w:right w:w="100" w:type="dxa"/>
            </w:tcMar>
            <w:hideMark/>
          </w:tcPr>
          <w:p w14:paraId="1F26C2E1" w14:textId="17644B07" w:rsidR="00C4527E" w:rsidRPr="00C4527E" w:rsidDel="00A36C05" w:rsidRDefault="00C4527E" w:rsidP="00C4527E">
            <w:pPr>
              <w:ind w:left="140" w:right="140"/>
              <w:jc w:val="center"/>
              <w:rPr>
                <w:del w:id="315" w:author="George Glass" w:date="2021-06-03T11:42:00Z"/>
                <w:rFonts w:ascii="Times New Roman" w:eastAsia="Times New Roman" w:hAnsi="Times New Roman" w:cs="Times New Roman"/>
                <w:lang w:val="en-SG"/>
              </w:rPr>
            </w:pPr>
            <w:del w:id="316" w:author="George Glass" w:date="2021-06-03T11:42:00Z">
              <w:r w:rsidRPr="00C4527E" w:rsidDel="00A36C05">
                <w:rPr>
                  <w:rFonts w:ascii="Arial" w:eastAsia="Times New Roman" w:hAnsi="Arial" w:cs="Arial"/>
                  <w:color w:val="333333"/>
                  <w:sz w:val="20"/>
                  <w:szCs w:val="20"/>
                  <w:lang w:val="en-SG"/>
                </w:rPr>
                <w:delText>FC_Mean</w:delText>
              </w:r>
            </w:del>
          </w:p>
          <w:p w14:paraId="2D0EFE17" w14:textId="5B140D2C" w:rsidR="00C4527E" w:rsidRPr="00C4527E" w:rsidDel="00A36C05" w:rsidRDefault="00C4527E" w:rsidP="00C4527E">
            <w:pPr>
              <w:ind w:left="140" w:right="140"/>
              <w:jc w:val="center"/>
              <w:rPr>
                <w:del w:id="317" w:author="George Glass" w:date="2021-06-03T11:42:00Z"/>
                <w:rFonts w:ascii="Times New Roman" w:eastAsia="Times New Roman" w:hAnsi="Times New Roman" w:cs="Times New Roman"/>
                <w:lang w:val="en-SG"/>
              </w:rPr>
            </w:pPr>
            <w:del w:id="318" w:author="George Glass" w:date="2021-06-03T11:42:00Z">
              <w:r w:rsidRPr="00C4527E" w:rsidDel="00A36C05">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333695B8" w14:textId="59481C14" w:rsidR="00C4527E" w:rsidRPr="00C4527E" w:rsidDel="00A36C05" w:rsidRDefault="00C4527E" w:rsidP="00C4527E">
            <w:pPr>
              <w:ind w:left="140" w:right="140"/>
              <w:jc w:val="center"/>
              <w:rPr>
                <w:del w:id="319" w:author="George Glass" w:date="2021-06-03T11:42:00Z"/>
                <w:rFonts w:ascii="Times New Roman" w:eastAsia="Times New Roman" w:hAnsi="Times New Roman" w:cs="Times New Roman"/>
                <w:lang w:val="en-SG"/>
              </w:rPr>
            </w:pPr>
            <w:del w:id="320" w:author="George Glass" w:date="2021-06-03T11:42:00Z">
              <w:r w:rsidRPr="00C4527E" w:rsidDel="00A36C05">
                <w:rPr>
                  <w:rFonts w:ascii="Arial" w:eastAsia="Times New Roman" w:hAnsi="Arial" w:cs="Arial"/>
                  <w:color w:val="333333"/>
                  <w:sz w:val="20"/>
                  <w:szCs w:val="20"/>
                  <w:lang w:val="en-SG"/>
                </w:rPr>
                <w:delText>0.04 (0.04)</w:delText>
              </w:r>
            </w:del>
          </w:p>
        </w:tc>
        <w:tc>
          <w:tcPr>
            <w:tcW w:w="0" w:type="auto"/>
            <w:tcMar>
              <w:top w:w="100" w:type="dxa"/>
              <w:left w:w="100" w:type="dxa"/>
              <w:bottom w:w="100" w:type="dxa"/>
              <w:right w:w="100" w:type="dxa"/>
            </w:tcMar>
            <w:hideMark/>
          </w:tcPr>
          <w:p w14:paraId="501A73C2" w14:textId="0743CC9A" w:rsidR="00C4527E" w:rsidRPr="00C4527E" w:rsidDel="00A36C05" w:rsidRDefault="00C4527E" w:rsidP="00C4527E">
            <w:pPr>
              <w:ind w:left="140" w:right="140"/>
              <w:jc w:val="center"/>
              <w:rPr>
                <w:del w:id="321" w:author="George Glass" w:date="2021-06-03T11:42:00Z"/>
                <w:rFonts w:ascii="Times New Roman" w:eastAsia="Times New Roman" w:hAnsi="Times New Roman" w:cs="Times New Roman"/>
                <w:lang w:val="en-SG"/>
              </w:rPr>
            </w:pPr>
            <w:del w:id="322" w:author="George Glass" w:date="2021-06-03T11:42:00Z">
              <w:r w:rsidRPr="00C4527E" w:rsidDel="00A36C05">
                <w:rPr>
                  <w:rFonts w:ascii="Arial" w:eastAsia="Times New Roman" w:hAnsi="Arial" w:cs="Arial"/>
                  <w:color w:val="333333"/>
                  <w:sz w:val="20"/>
                  <w:szCs w:val="20"/>
                  <w:lang w:val="en-SG"/>
                </w:rPr>
                <w:delText>-0.04 – 0.11</w:delText>
              </w:r>
            </w:del>
          </w:p>
        </w:tc>
        <w:tc>
          <w:tcPr>
            <w:tcW w:w="0" w:type="auto"/>
            <w:tcMar>
              <w:top w:w="100" w:type="dxa"/>
              <w:left w:w="100" w:type="dxa"/>
              <w:bottom w:w="100" w:type="dxa"/>
              <w:right w:w="100" w:type="dxa"/>
            </w:tcMar>
            <w:hideMark/>
          </w:tcPr>
          <w:p w14:paraId="21D7B0FF" w14:textId="3E6CC16B" w:rsidR="00C4527E" w:rsidRPr="00C4527E" w:rsidDel="00A36C05" w:rsidRDefault="00C4527E" w:rsidP="00C4527E">
            <w:pPr>
              <w:ind w:left="140" w:right="140"/>
              <w:jc w:val="center"/>
              <w:rPr>
                <w:del w:id="323" w:author="George Glass" w:date="2021-06-03T11:42:00Z"/>
                <w:rFonts w:ascii="Times New Roman" w:eastAsia="Times New Roman" w:hAnsi="Times New Roman" w:cs="Times New Roman"/>
                <w:lang w:val="en-SG"/>
              </w:rPr>
            </w:pPr>
            <w:del w:id="324" w:author="George Glass" w:date="2021-06-03T11:42:00Z">
              <w:r w:rsidRPr="00C4527E" w:rsidDel="00A36C05">
                <w:rPr>
                  <w:rFonts w:ascii="Arial" w:eastAsia="Times New Roman" w:hAnsi="Arial" w:cs="Arial"/>
                  <w:color w:val="333333"/>
                  <w:sz w:val="20"/>
                  <w:szCs w:val="20"/>
                  <w:lang w:val="en-SG"/>
                </w:rPr>
                <w:delText>0.98</w:delText>
              </w:r>
              <w:r w:rsidRPr="00C4527E" w:rsidDel="00A36C05">
                <w:rPr>
                  <w:rFonts w:ascii="Arial" w:eastAsia="Times New Roman" w:hAnsi="Arial" w:cs="Arial"/>
                  <w:color w:val="333333"/>
                  <w:sz w:val="12"/>
                  <w:szCs w:val="12"/>
                  <w:vertAlign w:val="superscript"/>
                  <w:lang w:val="en-SG"/>
                </w:rPr>
                <w:delText>(898)</w:delText>
              </w:r>
            </w:del>
          </w:p>
        </w:tc>
        <w:tc>
          <w:tcPr>
            <w:tcW w:w="0" w:type="auto"/>
            <w:tcMar>
              <w:top w:w="100" w:type="dxa"/>
              <w:left w:w="100" w:type="dxa"/>
              <w:bottom w:w="100" w:type="dxa"/>
              <w:right w:w="100" w:type="dxa"/>
            </w:tcMar>
            <w:hideMark/>
          </w:tcPr>
          <w:p w14:paraId="6AADE01B" w14:textId="0A97205B" w:rsidR="00C4527E" w:rsidRPr="00C4527E" w:rsidDel="00A36C05" w:rsidRDefault="00C4527E" w:rsidP="00C4527E">
            <w:pPr>
              <w:ind w:left="140" w:right="140"/>
              <w:jc w:val="center"/>
              <w:rPr>
                <w:del w:id="325" w:author="George Glass" w:date="2021-06-03T11:42:00Z"/>
                <w:rFonts w:ascii="Times New Roman" w:eastAsia="Times New Roman" w:hAnsi="Times New Roman" w:cs="Times New Roman"/>
                <w:lang w:val="en-SG"/>
              </w:rPr>
            </w:pPr>
            <w:del w:id="326" w:author="George Glass" w:date="2021-06-03T11:42:00Z">
              <w:r w:rsidRPr="00C4527E" w:rsidDel="00A36C05">
                <w:rPr>
                  <w:rFonts w:ascii="Arial" w:eastAsia="Times New Roman" w:hAnsi="Arial" w:cs="Arial"/>
                  <w:color w:val="333333"/>
                  <w:sz w:val="20"/>
                  <w:szCs w:val="20"/>
                  <w:lang w:val="en-SG"/>
                </w:rPr>
                <w:delText>0.33</w:delText>
              </w:r>
            </w:del>
          </w:p>
        </w:tc>
      </w:tr>
      <w:tr w:rsidR="00C4527E" w:rsidRPr="00C4527E" w:rsidDel="00A36C05" w14:paraId="2986387E" w14:textId="0A2861F1" w:rsidTr="00C4527E">
        <w:trPr>
          <w:trHeight w:val="920"/>
          <w:del w:id="327" w:author="George Glass" w:date="2021-06-03T11:42:00Z"/>
        </w:trPr>
        <w:tc>
          <w:tcPr>
            <w:tcW w:w="0" w:type="auto"/>
            <w:tcMar>
              <w:top w:w="100" w:type="dxa"/>
              <w:left w:w="100" w:type="dxa"/>
              <w:bottom w:w="100" w:type="dxa"/>
              <w:right w:w="100" w:type="dxa"/>
            </w:tcMar>
            <w:hideMark/>
          </w:tcPr>
          <w:p w14:paraId="35004DE6" w14:textId="4B8D894F" w:rsidR="00C4527E" w:rsidRPr="00C4527E" w:rsidDel="00A36C05" w:rsidRDefault="00C4527E" w:rsidP="00C4527E">
            <w:pPr>
              <w:ind w:left="140" w:right="140"/>
              <w:jc w:val="center"/>
              <w:rPr>
                <w:del w:id="328" w:author="George Glass" w:date="2021-06-03T11:42:00Z"/>
                <w:rFonts w:ascii="Times New Roman" w:eastAsia="Times New Roman" w:hAnsi="Times New Roman" w:cs="Times New Roman"/>
                <w:lang w:val="en-SG"/>
              </w:rPr>
            </w:pPr>
            <w:del w:id="329" w:author="George Glass" w:date="2021-06-03T11:42:00Z">
              <w:r w:rsidRPr="00C4527E" w:rsidDel="00A36C05">
                <w:rPr>
                  <w:rFonts w:ascii="Arial" w:eastAsia="Times New Roman" w:hAnsi="Arial" w:cs="Arial"/>
                  <w:color w:val="333333"/>
                  <w:sz w:val="20"/>
                  <w:szCs w:val="20"/>
                  <w:lang w:val="en-SG"/>
                </w:rPr>
                <w:delText>SE_Mean</w:delText>
              </w:r>
            </w:del>
          </w:p>
          <w:p w14:paraId="67B93663" w14:textId="230671C0" w:rsidR="00C4527E" w:rsidRPr="00C4527E" w:rsidDel="00A36C05" w:rsidRDefault="00C4527E" w:rsidP="00C4527E">
            <w:pPr>
              <w:ind w:left="140" w:right="140"/>
              <w:jc w:val="center"/>
              <w:rPr>
                <w:del w:id="330" w:author="George Glass" w:date="2021-06-03T11:42:00Z"/>
                <w:rFonts w:ascii="Times New Roman" w:eastAsia="Times New Roman" w:hAnsi="Times New Roman" w:cs="Times New Roman"/>
                <w:lang w:val="en-SG"/>
              </w:rPr>
            </w:pPr>
            <w:del w:id="331" w:author="George Glass" w:date="2021-06-03T11:42:00Z">
              <w:r w:rsidRPr="00C4527E" w:rsidDel="00A36C05">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476858E5" w14:textId="31F14CBC" w:rsidR="00C4527E" w:rsidRPr="00C4527E" w:rsidDel="00A36C05" w:rsidRDefault="00C4527E" w:rsidP="00C4527E">
            <w:pPr>
              <w:ind w:left="140" w:right="140"/>
              <w:jc w:val="center"/>
              <w:rPr>
                <w:del w:id="332" w:author="George Glass" w:date="2021-06-03T11:42:00Z"/>
                <w:rFonts w:ascii="Times New Roman" w:eastAsia="Times New Roman" w:hAnsi="Times New Roman" w:cs="Times New Roman"/>
                <w:lang w:val="en-SG"/>
              </w:rPr>
            </w:pPr>
            <w:del w:id="333" w:author="George Glass" w:date="2021-06-03T11:42:00Z">
              <w:r w:rsidRPr="00C4527E" w:rsidDel="00A36C05">
                <w:rPr>
                  <w:rFonts w:ascii="Arial" w:eastAsia="Times New Roman" w:hAnsi="Arial" w:cs="Arial"/>
                  <w:color w:val="333333"/>
                  <w:sz w:val="20"/>
                  <w:szCs w:val="20"/>
                  <w:lang w:val="en-SG"/>
                </w:rPr>
                <w:delText>0.07 (0.04)</w:delText>
              </w:r>
            </w:del>
          </w:p>
        </w:tc>
        <w:tc>
          <w:tcPr>
            <w:tcW w:w="0" w:type="auto"/>
            <w:tcMar>
              <w:top w:w="100" w:type="dxa"/>
              <w:left w:w="100" w:type="dxa"/>
              <w:bottom w:w="100" w:type="dxa"/>
              <w:right w:w="100" w:type="dxa"/>
            </w:tcMar>
            <w:hideMark/>
          </w:tcPr>
          <w:p w14:paraId="0927165F" w14:textId="1D76E105" w:rsidR="00C4527E" w:rsidRPr="00C4527E" w:rsidDel="00A36C05" w:rsidRDefault="00C4527E" w:rsidP="00C4527E">
            <w:pPr>
              <w:ind w:left="140" w:right="140"/>
              <w:jc w:val="center"/>
              <w:rPr>
                <w:del w:id="334" w:author="George Glass" w:date="2021-06-03T11:42:00Z"/>
                <w:rFonts w:ascii="Times New Roman" w:eastAsia="Times New Roman" w:hAnsi="Times New Roman" w:cs="Times New Roman"/>
                <w:lang w:val="en-SG"/>
              </w:rPr>
            </w:pPr>
            <w:del w:id="335" w:author="George Glass" w:date="2021-06-03T11:42:00Z">
              <w:r w:rsidRPr="00C4527E" w:rsidDel="00A36C05">
                <w:rPr>
                  <w:rFonts w:ascii="Arial" w:eastAsia="Times New Roman" w:hAnsi="Arial" w:cs="Arial"/>
                  <w:color w:val="333333"/>
                  <w:sz w:val="20"/>
                  <w:szCs w:val="20"/>
                  <w:lang w:val="en-SG"/>
                </w:rPr>
                <w:delText>-0.01 – 0.14</w:delText>
              </w:r>
            </w:del>
          </w:p>
        </w:tc>
        <w:tc>
          <w:tcPr>
            <w:tcW w:w="0" w:type="auto"/>
            <w:tcMar>
              <w:top w:w="100" w:type="dxa"/>
              <w:left w:w="100" w:type="dxa"/>
              <w:bottom w:w="100" w:type="dxa"/>
              <w:right w:w="100" w:type="dxa"/>
            </w:tcMar>
            <w:hideMark/>
          </w:tcPr>
          <w:p w14:paraId="3B91F16F" w14:textId="7C6A88C5" w:rsidR="00C4527E" w:rsidRPr="00C4527E" w:rsidDel="00A36C05" w:rsidRDefault="00C4527E" w:rsidP="00C4527E">
            <w:pPr>
              <w:ind w:left="140" w:right="140"/>
              <w:jc w:val="center"/>
              <w:rPr>
                <w:del w:id="336" w:author="George Glass" w:date="2021-06-03T11:42:00Z"/>
                <w:rFonts w:ascii="Times New Roman" w:eastAsia="Times New Roman" w:hAnsi="Times New Roman" w:cs="Times New Roman"/>
                <w:lang w:val="en-SG"/>
              </w:rPr>
            </w:pPr>
            <w:del w:id="337" w:author="George Glass" w:date="2021-06-03T11:42:00Z">
              <w:r w:rsidRPr="00C4527E" w:rsidDel="00A36C05">
                <w:rPr>
                  <w:rFonts w:ascii="Arial" w:eastAsia="Times New Roman" w:hAnsi="Arial" w:cs="Arial"/>
                  <w:color w:val="333333"/>
                  <w:sz w:val="20"/>
                  <w:szCs w:val="20"/>
                  <w:lang w:val="en-SG"/>
                </w:rPr>
                <w:delText>1.78</w:delText>
              </w:r>
              <w:r w:rsidRPr="00C4527E" w:rsidDel="00A36C05">
                <w:rPr>
                  <w:rFonts w:ascii="Arial" w:eastAsia="Times New Roman" w:hAnsi="Arial" w:cs="Arial"/>
                  <w:color w:val="333333"/>
                  <w:sz w:val="12"/>
                  <w:szCs w:val="12"/>
                  <w:vertAlign w:val="superscript"/>
                  <w:lang w:val="en-SG"/>
                </w:rPr>
                <w:delText>(898)</w:delText>
              </w:r>
            </w:del>
          </w:p>
        </w:tc>
        <w:tc>
          <w:tcPr>
            <w:tcW w:w="0" w:type="auto"/>
            <w:tcMar>
              <w:top w:w="100" w:type="dxa"/>
              <w:left w:w="100" w:type="dxa"/>
              <w:bottom w:w="100" w:type="dxa"/>
              <w:right w:w="100" w:type="dxa"/>
            </w:tcMar>
            <w:hideMark/>
          </w:tcPr>
          <w:p w14:paraId="68E80EA1" w14:textId="16565C87" w:rsidR="00C4527E" w:rsidRPr="00C4527E" w:rsidDel="00A36C05" w:rsidRDefault="00C4527E" w:rsidP="00C4527E">
            <w:pPr>
              <w:ind w:left="140" w:right="140"/>
              <w:jc w:val="center"/>
              <w:rPr>
                <w:del w:id="338" w:author="George Glass" w:date="2021-06-03T11:42:00Z"/>
                <w:rFonts w:ascii="Times New Roman" w:eastAsia="Times New Roman" w:hAnsi="Times New Roman" w:cs="Times New Roman"/>
                <w:lang w:val="en-SG"/>
              </w:rPr>
            </w:pPr>
            <w:del w:id="339" w:author="George Glass" w:date="2021-06-03T11:42:00Z">
              <w:r w:rsidRPr="00C4527E" w:rsidDel="00A36C05">
                <w:rPr>
                  <w:rFonts w:ascii="Arial" w:eastAsia="Times New Roman" w:hAnsi="Arial" w:cs="Arial"/>
                  <w:color w:val="333333"/>
                  <w:sz w:val="20"/>
                  <w:szCs w:val="20"/>
                  <w:lang w:val="en-SG"/>
                </w:rPr>
                <w:delText>0.08</w:delText>
              </w:r>
            </w:del>
          </w:p>
        </w:tc>
      </w:tr>
      <w:tr w:rsidR="00C4527E" w:rsidRPr="00C4527E" w:rsidDel="00A36C05" w14:paraId="46453363" w14:textId="3DEDF3ED" w:rsidTr="00C4527E">
        <w:trPr>
          <w:trHeight w:val="349"/>
          <w:del w:id="340" w:author="George Glass" w:date="2021-06-03T11:42:00Z"/>
        </w:trPr>
        <w:tc>
          <w:tcPr>
            <w:tcW w:w="0" w:type="auto"/>
            <w:tcBorders>
              <w:bottom w:val="single" w:sz="12" w:space="0" w:color="000000"/>
            </w:tcBorders>
            <w:tcMar>
              <w:top w:w="100" w:type="dxa"/>
              <w:left w:w="100" w:type="dxa"/>
              <w:bottom w:w="100" w:type="dxa"/>
              <w:right w:w="100" w:type="dxa"/>
            </w:tcMar>
            <w:hideMark/>
          </w:tcPr>
          <w:p w14:paraId="1D31F2DF" w14:textId="61CDC379" w:rsidR="00C4527E" w:rsidRPr="00C4527E" w:rsidDel="00A36C05" w:rsidRDefault="00C4527E" w:rsidP="00C4527E">
            <w:pPr>
              <w:ind w:left="140" w:right="140"/>
              <w:jc w:val="center"/>
              <w:rPr>
                <w:del w:id="341" w:author="George Glass" w:date="2021-06-03T11:42:00Z"/>
                <w:rFonts w:ascii="Times New Roman" w:eastAsia="Times New Roman" w:hAnsi="Times New Roman" w:cs="Times New Roman"/>
                <w:lang w:val="en-SG"/>
              </w:rPr>
            </w:pPr>
            <w:del w:id="342" w:author="George Glass" w:date="2021-06-03T11:42:00Z">
              <w:r w:rsidRPr="00C4527E" w:rsidDel="00A36C05">
                <w:rPr>
                  <w:rFonts w:ascii="Arial" w:eastAsia="Times New Roman" w:hAnsi="Arial" w:cs="Arial"/>
                  <w:color w:val="333333"/>
                  <w:sz w:val="20"/>
                  <w:szCs w:val="20"/>
                  <w:lang w:val="en-SG"/>
                </w:rPr>
                <w:delText>BI</w:delText>
              </w:r>
            </w:del>
          </w:p>
        </w:tc>
        <w:tc>
          <w:tcPr>
            <w:tcW w:w="0" w:type="auto"/>
            <w:tcBorders>
              <w:bottom w:val="single" w:sz="12" w:space="0" w:color="000000"/>
            </w:tcBorders>
            <w:tcMar>
              <w:top w:w="100" w:type="dxa"/>
              <w:left w:w="100" w:type="dxa"/>
              <w:bottom w:w="100" w:type="dxa"/>
              <w:right w:w="100" w:type="dxa"/>
            </w:tcMar>
            <w:hideMark/>
          </w:tcPr>
          <w:p w14:paraId="203F183A" w14:textId="430501D0" w:rsidR="00C4527E" w:rsidRPr="00C4527E" w:rsidDel="00A36C05" w:rsidRDefault="00C4527E" w:rsidP="00C4527E">
            <w:pPr>
              <w:ind w:left="140" w:right="140"/>
              <w:jc w:val="center"/>
              <w:rPr>
                <w:del w:id="343" w:author="George Glass" w:date="2021-06-03T11:42:00Z"/>
                <w:rFonts w:ascii="Times New Roman" w:eastAsia="Times New Roman" w:hAnsi="Times New Roman" w:cs="Times New Roman"/>
                <w:lang w:val="en-SG"/>
              </w:rPr>
            </w:pPr>
            <w:del w:id="344" w:author="George Glass" w:date="2021-06-03T11:42:00Z">
              <w:r w:rsidRPr="00C4527E" w:rsidDel="00A36C05">
                <w:rPr>
                  <w:rFonts w:ascii="Arial" w:eastAsia="Times New Roman" w:hAnsi="Arial" w:cs="Arial"/>
                  <w:color w:val="333333"/>
                  <w:sz w:val="20"/>
                  <w:szCs w:val="20"/>
                  <w:lang w:val="en-SG"/>
                </w:rPr>
                <w:delText>-0.04 (0.05)</w:delText>
              </w:r>
            </w:del>
          </w:p>
        </w:tc>
        <w:tc>
          <w:tcPr>
            <w:tcW w:w="0" w:type="auto"/>
            <w:tcBorders>
              <w:bottom w:val="single" w:sz="12" w:space="0" w:color="000000"/>
            </w:tcBorders>
            <w:tcMar>
              <w:top w:w="100" w:type="dxa"/>
              <w:left w:w="100" w:type="dxa"/>
              <w:bottom w:w="100" w:type="dxa"/>
              <w:right w:w="100" w:type="dxa"/>
            </w:tcMar>
            <w:hideMark/>
          </w:tcPr>
          <w:p w14:paraId="2F9119ED" w14:textId="0F6F3E87" w:rsidR="00C4527E" w:rsidRPr="00C4527E" w:rsidDel="00A36C05" w:rsidRDefault="00C4527E" w:rsidP="00C4527E">
            <w:pPr>
              <w:ind w:left="140" w:right="140"/>
              <w:jc w:val="center"/>
              <w:rPr>
                <w:del w:id="345" w:author="George Glass" w:date="2021-06-03T11:42:00Z"/>
                <w:rFonts w:ascii="Times New Roman" w:eastAsia="Times New Roman" w:hAnsi="Times New Roman" w:cs="Times New Roman"/>
                <w:lang w:val="en-SG"/>
              </w:rPr>
            </w:pPr>
            <w:del w:id="346" w:author="George Glass" w:date="2021-06-03T11:42:00Z">
              <w:r w:rsidRPr="00C4527E" w:rsidDel="00A36C05">
                <w:rPr>
                  <w:rFonts w:ascii="Arial" w:eastAsia="Times New Roman" w:hAnsi="Arial" w:cs="Arial"/>
                  <w:color w:val="333333"/>
                  <w:sz w:val="20"/>
                  <w:szCs w:val="20"/>
                  <w:lang w:val="en-SG"/>
                </w:rPr>
                <w:delText>-0.14 – 0.07</w:delText>
              </w:r>
            </w:del>
          </w:p>
        </w:tc>
        <w:tc>
          <w:tcPr>
            <w:tcW w:w="0" w:type="auto"/>
            <w:tcBorders>
              <w:bottom w:val="single" w:sz="12" w:space="0" w:color="000000"/>
            </w:tcBorders>
            <w:tcMar>
              <w:top w:w="100" w:type="dxa"/>
              <w:left w:w="100" w:type="dxa"/>
              <w:bottom w:w="100" w:type="dxa"/>
              <w:right w:w="100" w:type="dxa"/>
            </w:tcMar>
            <w:hideMark/>
          </w:tcPr>
          <w:p w14:paraId="6C9C5D0E" w14:textId="5C0892AE" w:rsidR="00C4527E" w:rsidRPr="00C4527E" w:rsidDel="00A36C05" w:rsidRDefault="00C4527E" w:rsidP="00C4527E">
            <w:pPr>
              <w:ind w:left="140" w:right="140"/>
              <w:jc w:val="center"/>
              <w:rPr>
                <w:del w:id="347" w:author="George Glass" w:date="2021-06-03T11:42:00Z"/>
                <w:rFonts w:ascii="Times New Roman" w:eastAsia="Times New Roman" w:hAnsi="Times New Roman" w:cs="Times New Roman"/>
                <w:lang w:val="en-SG"/>
              </w:rPr>
            </w:pPr>
            <w:del w:id="348" w:author="George Glass" w:date="2021-06-03T11:42:00Z">
              <w:r w:rsidRPr="00C4527E" w:rsidDel="00A36C05">
                <w:rPr>
                  <w:rFonts w:ascii="Arial" w:eastAsia="Times New Roman" w:hAnsi="Arial" w:cs="Arial"/>
                  <w:color w:val="333333"/>
                  <w:sz w:val="20"/>
                  <w:szCs w:val="20"/>
                  <w:lang w:val="en-SG"/>
                </w:rPr>
                <w:delText>-0.69</w:delText>
              </w:r>
              <w:r w:rsidRPr="00C4527E" w:rsidDel="00A36C05">
                <w:rPr>
                  <w:rFonts w:ascii="Arial" w:eastAsia="Times New Roman" w:hAnsi="Arial" w:cs="Arial"/>
                  <w:color w:val="333333"/>
                  <w:sz w:val="12"/>
                  <w:szCs w:val="12"/>
                  <w:vertAlign w:val="superscript"/>
                  <w:lang w:val="en-SG"/>
                </w:rPr>
                <w:delText>(898)</w:delText>
              </w:r>
            </w:del>
          </w:p>
        </w:tc>
        <w:tc>
          <w:tcPr>
            <w:tcW w:w="0" w:type="auto"/>
            <w:tcBorders>
              <w:bottom w:val="single" w:sz="12" w:space="0" w:color="000000"/>
            </w:tcBorders>
            <w:tcMar>
              <w:top w:w="100" w:type="dxa"/>
              <w:left w:w="100" w:type="dxa"/>
              <w:bottom w:w="100" w:type="dxa"/>
              <w:right w:w="100" w:type="dxa"/>
            </w:tcMar>
            <w:hideMark/>
          </w:tcPr>
          <w:p w14:paraId="45AAD89F" w14:textId="4888A9FC" w:rsidR="00C4527E" w:rsidRPr="00C4527E" w:rsidDel="00A36C05" w:rsidRDefault="00C4527E" w:rsidP="00C4527E">
            <w:pPr>
              <w:ind w:left="140" w:right="140"/>
              <w:jc w:val="center"/>
              <w:rPr>
                <w:del w:id="349" w:author="George Glass" w:date="2021-06-03T11:42:00Z"/>
                <w:rFonts w:ascii="Times New Roman" w:eastAsia="Times New Roman" w:hAnsi="Times New Roman" w:cs="Times New Roman"/>
                <w:lang w:val="en-SG"/>
              </w:rPr>
            </w:pPr>
            <w:del w:id="350" w:author="George Glass" w:date="2021-06-03T11:42:00Z">
              <w:r w:rsidRPr="00C4527E" w:rsidDel="00A36C05">
                <w:rPr>
                  <w:rFonts w:ascii="Arial" w:eastAsia="Times New Roman" w:hAnsi="Arial" w:cs="Arial"/>
                  <w:color w:val="333333"/>
                  <w:sz w:val="20"/>
                  <w:szCs w:val="20"/>
                  <w:lang w:val="en-SG"/>
                </w:rPr>
                <w:delText>0.49</w:delText>
              </w:r>
            </w:del>
          </w:p>
        </w:tc>
      </w:tr>
    </w:tbl>
    <w:p w14:paraId="67D13ED2" w14:textId="6CB39A98" w:rsidR="00C4527E" w:rsidRPr="00C4527E" w:rsidDel="00A36C05" w:rsidRDefault="00C4527E" w:rsidP="00C4527E">
      <w:pPr>
        <w:rPr>
          <w:del w:id="351" w:author="George Glass" w:date="2021-06-03T11:42:00Z"/>
          <w:rFonts w:ascii="Times New Roman" w:eastAsia="Times New Roman" w:hAnsi="Times New Roman" w:cs="Times New Roman"/>
          <w:lang w:val="en-SG"/>
        </w:rPr>
      </w:pPr>
    </w:p>
    <w:p w14:paraId="6163E0AB" w14:textId="3937B84E" w:rsidR="00C4527E" w:rsidRPr="00C4527E" w:rsidDel="00A36C05" w:rsidRDefault="00C4527E" w:rsidP="00C4527E">
      <w:pPr>
        <w:spacing w:before="240" w:after="240"/>
        <w:rPr>
          <w:del w:id="352" w:author="George Glass" w:date="2021-06-03T11:42:00Z"/>
          <w:rFonts w:ascii="Times New Roman" w:eastAsia="Times New Roman" w:hAnsi="Times New Roman" w:cs="Times New Roman"/>
          <w:lang w:val="en-SG"/>
        </w:rPr>
      </w:pPr>
      <w:del w:id="353" w:author="George Glass" w:date="2021-06-03T11:42:00Z">
        <w:r w:rsidRPr="00C4527E" w:rsidDel="00A36C05">
          <w:rPr>
            <w:rFonts w:ascii="Arial" w:eastAsia="Times New Roman" w:hAnsi="Arial" w:cs="Arial"/>
            <w:color w:val="333333"/>
            <w:lang w:val="en-SG"/>
          </w:rPr>
          <w:delText>Table 4. Mean differences in self-reported technology savviness scores between digital native and digital immigrant nurses</w:delText>
        </w:r>
      </w:del>
    </w:p>
    <w:tbl>
      <w:tblPr>
        <w:tblW w:w="0" w:type="auto"/>
        <w:tblCellMar>
          <w:top w:w="15" w:type="dxa"/>
          <w:left w:w="15" w:type="dxa"/>
          <w:bottom w:w="15" w:type="dxa"/>
          <w:right w:w="15" w:type="dxa"/>
        </w:tblCellMar>
        <w:tblLook w:val="04A0" w:firstRow="1" w:lastRow="0" w:firstColumn="1" w:lastColumn="0" w:noHBand="0" w:noVBand="1"/>
      </w:tblPr>
      <w:tblGrid>
        <w:gridCol w:w="2966"/>
        <w:gridCol w:w="2267"/>
        <w:gridCol w:w="1480"/>
        <w:gridCol w:w="1189"/>
        <w:gridCol w:w="1118"/>
      </w:tblGrid>
      <w:tr w:rsidR="00C4527E" w:rsidRPr="00C4527E" w:rsidDel="00A36C05" w14:paraId="32908514" w14:textId="1E9DDB84" w:rsidTr="00C4527E">
        <w:trPr>
          <w:trHeight w:val="560"/>
          <w:del w:id="354" w:author="George Glass" w:date="2021-06-03T11:42:00Z"/>
        </w:trPr>
        <w:tc>
          <w:tcPr>
            <w:tcW w:w="0" w:type="auto"/>
            <w:tcBorders>
              <w:top w:val="single" w:sz="12" w:space="0" w:color="000000"/>
              <w:bottom w:val="single" w:sz="12" w:space="0" w:color="000000"/>
            </w:tcBorders>
            <w:tcMar>
              <w:top w:w="100" w:type="dxa"/>
              <w:left w:w="100" w:type="dxa"/>
              <w:bottom w:w="100" w:type="dxa"/>
              <w:right w:w="100" w:type="dxa"/>
            </w:tcMar>
            <w:hideMark/>
          </w:tcPr>
          <w:p w14:paraId="4FAEECEB" w14:textId="70CBD61A" w:rsidR="00C4527E" w:rsidRPr="00C4527E" w:rsidDel="00A36C05" w:rsidRDefault="00C4527E" w:rsidP="00C4527E">
            <w:pPr>
              <w:ind w:left="140" w:right="140"/>
              <w:jc w:val="center"/>
              <w:rPr>
                <w:del w:id="355" w:author="George Glass" w:date="2021-06-03T11:42:00Z"/>
                <w:rFonts w:ascii="Times New Roman" w:eastAsia="Times New Roman" w:hAnsi="Times New Roman" w:cs="Times New Roman"/>
                <w:lang w:val="en-SG"/>
              </w:rPr>
            </w:pPr>
            <w:del w:id="356" w:author="George Glass" w:date="2021-06-03T11:42:00Z">
              <w:r w:rsidRPr="00C4527E" w:rsidDel="00A36C05">
                <w:rPr>
                  <w:rFonts w:ascii="Arial" w:eastAsia="Times New Roman" w:hAnsi="Arial" w:cs="Arial"/>
                  <w:color w:val="333333"/>
                  <w:sz w:val="20"/>
                  <w:szCs w:val="20"/>
                  <w:lang w:val="en-SG"/>
                </w:rPr>
                <w:delText> </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04C3C353" w14:textId="261F8DC8" w:rsidR="00C4527E" w:rsidRPr="00C4527E" w:rsidDel="00A36C05" w:rsidRDefault="00C4527E" w:rsidP="00C4527E">
            <w:pPr>
              <w:ind w:left="140" w:right="140"/>
              <w:jc w:val="center"/>
              <w:rPr>
                <w:del w:id="357" w:author="George Glass" w:date="2021-06-03T11:42:00Z"/>
                <w:rFonts w:ascii="Times New Roman" w:eastAsia="Times New Roman" w:hAnsi="Times New Roman" w:cs="Times New Roman"/>
                <w:lang w:val="en-SG"/>
              </w:rPr>
            </w:pPr>
            <w:del w:id="358" w:author="George Glass" w:date="2021-06-03T11:42:00Z">
              <w:r w:rsidRPr="00C4527E" w:rsidDel="00A36C05">
                <w:rPr>
                  <w:rFonts w:ascii="Arial" w:eastAsia="Times New Roman" w:hAnsi="Arial" w:cs="Arial"/>
                  <w:color w:val="333333"/>
                  <w:sz w:val="20"/>
                  <w:szCs w:val="20"/>
                  <w:lang w:val="en-SG"/>
                </w:rPr>
                <w:delText>Mean difference (SE)</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6528F35C" w14:textId="3FDE8E26" w:rsidR="00C4527E" w:rsidRPr="00C4527E" w:rsidDel="00A36C05" w:rsidRDefault="00C4527E" w:rsidP="00C4527E">
            <w:pPr>
              <w:ind w:left="140" w:right="140"/>
              <w:jc w:val="center"/>
              <w:rPr>
                <w:del w:id="359" w:author="George Glass" w:date="2021-06-03T11:42:00Z"/>
                <w:rFonts w:ascii="Times New Roman" w:eastAsia="Times New Roman" w:hAnsi="Times New Roman" w:cs="Times New Roman"/>
                <w:lang w:val="en-SG"/>
              </w:rPr>
            </w:pPr>
            <w:del w:id="360" w:author="George Glass" w:date="2021-06-03T11:42:00Z">
              <w:r w:rsidRPr="00C4527E" w:rsidDel="00A36C05">
                <w:rPr>
                  <w:rFonts w:ascii="Arial" w:eastAsia="Times New Roman" w:hAnsi="Arial" w:cs="Arial"/>
                  <w:color w:val="333333"/>
                  <w:sz w:val="20"/>
                  <w:szCs w:val="20"/>
                  <w:lang w:val="en-SG"/>
                </w:rPr>
                <w:delText>95% CI</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6F0CF0B4" w14:textId="0771FA80" w:rsidR="00C4527E" w:rsidRPr="00C4527E" w:rsidDel="00A36C05" w:rsidRDefault="00C4527E" w:rsidP="00C4527E">
            <w:pPr>
              <w:ind w:left="140" w:right="140"/>
              <w:jc w:val="center"/>
              <w:rPr>
                <w:del w:id="361" w:author="George Glass" w:date="2021-06-03T11:42:00Z"/>
                <w:rFonts w:ascii="Times New Roman" w:eastAsia="Times New Roman" w:hAnsi="Times New Roman" w:cs="Times New Roman"/>
                <w:lang w:val="en-SG"/>
              </w:rPr>
            </w:pPr>
            <w:del w:id="362" w:author="George Glass" w:date="2021-06-03T11:42:00Z">
              <w:r w:rsidRPr="00C4527E" w:rsidDel="00A36C05">
                <w:rPr>
                  <w:rFonts w:ascii="Arial" w:eastAsia="Times New Roman" w:hAnsi="Arial" w:cs="Arial"/>
                  <w:color w:val="333333"/>
                  <w:sz w:val="20"/>
                  <w:szCs w:val="20"/>
                  <w:lang w:val="en-SG"/>
                </w:rPr>
                <w:delText>t-value</w:delText>
              </w:r>
              <w:r w:rsidRPr="00C4527E" w:rsidDel="00A36C05">
                <w:rPr>
                  <w:rFonts w:ascii="Arial" w:eastAsia="Times New Roman" w:hAnsi="Arial" w:cs="Arial"/>
                  <w:color w:val="333333"/>
                  <w:sz w:val="12"/>
                  <w:szCs w:val="12"/>
                  <w:vertAlign w:val="superscript"/>
                  <w:lang w:val="en-SG"/>
                </w:rPr>
                <w:delText>(df)</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5E7B12E3" w14:textId="36BD7E2A" w:rsidR="00C4527E" w:rsidRPr="00C4527E" w:rsidDel="00A36C05" w:rsidRDefault="00C4527E" w:rsidP="00C4527E">
            <w:pPr>
              <w:ind w:left="140" w:right="140"/>
              <w:jc w:val="center"/>
              <w:rPr>
                <w:del w:id="363" w:author="George Glass" w:date="2021-06-03T11:42:00Z"/>
                <w:rFonts w:ascii="Times New Roman" w:eastAsia="Times New Roman" w:hAnsi="Times New Roman" w:cs="Times New Roman"/>
                <w:lang w:val="en-SG"/>
              </w:rPr>
            </w:pPr>
            <w:del w:id="364" w:author="George Glass" w:date="2021-06-03T11:42:00Z">
              <w:r w:rsidRPr="00C4527E" w:rsidDel="00A36C05">
                <w:rPr>
                  <w:rFonts w:ascii="Arial" w:eastAsia="Times New Roman" w:hAnsi="Arial" w:cs="Arial"/>
                  <w:color w:val="333333"/>
                  <w:sz w:val="20"/>
                  <w:szCs w:val="20"/>
                  <w:lang w:val="en-SG"/>
                </w:rPr>
                <w:delText>p-value</w:delText>
              </w:r>
            </w:del>
          </w:p>
        </w:tc>
      </w:tr>
      <w:tr w:rsidR="00C4527E" w:rsidRPr="00C4527E" w:rsidDel="00A36C05" w14:paraId="6B9F2373" w14:textId="505D962E" w:rsidTr="00C4527E">
        <w:trPr>
          <w:trHeight w:val="810"/>
          <w:del w:id="365" w:author="George Glass" w:date="2021-06-03T11:42:00Z"/>
        </w:trPr>
        <w:tc>
          <w:tcPr>
            <w:tcW w:w="0" w:type="auto"/>
            <w:tcBorders>
              <w:top w:val="single" w:sz="12" w:space="0" w:color="000000"/>
              <w:bottom w:val="single" w:sz="12" w:space="0" w:color="000000"/>
            </w:tcBorders>
            <w:tcMar>
              <w:top w:w="100" w:type="dxa"/>
              <w:left w:w="100" w:type="dxa"/>
              <w:bottom w:w="100" w:type="dxa"/>
              <w:right w:w="100" w:type="dxa"/>
            </w:tcMar>
            <w:hideMark/>
          </w:tcPr>
          <w:p w14:paraId="6D4E1858" w14:textId="41D48F3F" w:rsidR="00C4527E" w:rsidRPr="00C4527E" w:rsidDel="00A36C05" w:rsidRDefault="00C4527E" w:rsidP="00C4527E">
            <w:pPr>
              <w:ind w:left="140" w:right="140"/>
              <w:jc w:val="center"/>
              <w:rPr>
                <w:del w:id="366" w:author="George Glass" w:date="2021-06-03T11:42:00Z"/>
                <w:rFonts w:ascii="Times New Roman" w:eastAsia="Times New Roman" w:hAnsi="Times New Roman" w:cs="Times New Roman"/>
                <w:lang w:val="en-SG"/>
              </w:rPr>
            </w:pPr>
            <w:del w:id="367" w:author="George Glass" w:date="2021-06-03T11:42:00Z">
              <w:r w:rsidRPr="00C4527E" w:rsidDel="00A36C05">
                <w:rPr>
                  <w:rFonts w:ascii="Arial" w:eastAsia="Times New Roman" w:hAnsi="Arial" w:cs="Arial"/>
                  <w:color w:val="333333"/>
                  <w:sz w:val="20"/>
                  <w:szCs w:val="20"/>
                  <w:lang w:val="en-SG"/>
                </w:rPr>
                <w:delText>Level of technology savviness</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6808DE21" w14:textId="0DC9505C" w:rsidR="00C4527E" w:rsidRPr="00C4527E" w:rsidDel="00A36C05" w:rsidRDefault="00C4527E" w:rsidP="00C4527E">
            <w:pPr>
              <w:ind w:left="140" w:right="140"/>
              <w:jc w:val="center"/>
              <w:rPr>
                <w:del w:id="368" w:author="George Glass" w:date="2021-06-03T11:42:00Z"/>
                <w:rFonts w:ascii="Times New Roman" w:eastAsia="Times New Roman" w:hAnsi="Times New Roman" w:cs="Times New Roman"/>
                <w:lang w:val="en-SG"/>
              </w:rPr>
            </w:pPr>
            <w:del w:id="369" w:author="George Glass" w:date="2021-06-03T11:42:00Z">
              <w:r w:rsidRPr="00C4527E" w:rsidDel="00A36C05">
                <w:rPr>
                  <w:rFonts w:ascii="Arial" w:eastAsia="Times New Roman" w:hAnsi="Arial" w:cs="Arial"/>
                  <w:color w:val="333333"/>
                  <w:sz w:val="20"/>
                  <w:szCs w:val="20"/>
                  <w:lang w:val="en-SG"/>
                </w:rPr>
                <w:delText>0.09 (0.05)</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373E8310" w14:textId="07642D90" w:rsidR="00C4527E" w:rsidRPr="00C4527E" w:rsidDel="00A36C05" w:rsidRDefault="00C4527E" w:rsidP="00C4527E">
            <w:pPr>
              <w:ind w:left="140" w:right="140"/>
              <w:jc w:val="center"/>
              <w:rPr>
                <w:del w:id="370" w:author="George Glass" w:date="2021-06-03T11:42:00Z"/>
                <w:rFonts w:ascii="Times New Roman" w:eastAsia="Times New Roman" w:hAnsi="Times New Roman" w:cs="Times New Roman"/>
                <w:lang w:val="en-SG"/>
              </w:rPr>
            </w:pPr>
            <w:del w:id="371" w:author="George Glass" w:date="2021-06-03T11:42:00Z">
              <w:r w:rsidRPr="00C4527E" w:rsidDel="00A36C05">
                <w:rPr>
                  <w:rFonts w:ascii="Arial" w:eastAsia="Times New Roman" w:hAnsi="Arial" w:cs="Arial"/>
                  <w:color w:val="333333"/>
                  <w:sz w:val="20"/>
                  <w:szCs w:val="20"/>
                  <w:lang w:val="en-SG"/>
                </w:rPr>
                <w:delText>-0.01 – 0.19</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7436C5F1" w14:textId="2E543EE4" w:rsidR="00C4527E" w:rsidRPr="00C4527E" w:rsidDel="00A36C05" w:rsidRDefault="00C4527E" w:rsidP="00C4527E">
            <w:pPr>
              <w:ind w:left="140" w:right="140"/>
              <w:jc w:val="center"/>
              <w:rPr>
                <w:del w:id="372" w:author="George Glass" w:date="2021-06-03T11:42:00Z"/>
                <w:rFonts w:ascii="Times New Roman" w:eastAsia="Times New Roman" w:hAnsi="Times New Roman" w:cs="Times New Roman"/>
                <w:lang w:val="en-SG"/>
              </w:rPr>
            </w:pPr>
            <w:del w:id="373" w:author="George Glass" w:date="2021-06-03T11:42:00Z">
              <w:r w:rsidRPr="00C4527E" w:rsidDel="00A36C05">
                <w:rPr>
                  <w:rFonts w:ascii="Arial" w:eastAsia="Times New Roman" w:hAnsi="Arial" w:cs="Arial"/>
                  <w:color w:val="333333"/>
                  <w:sz w:val="20"/>
                  <w:szCs w:val="20"/>
                  <w:lang w:val="en-SG"/>
                </w:rPr>
                <w:delText>1.81</w:delText>
              </w:r>
              <w:r w:rsidRPr="00C4527E" w:rsidDel="00A36C05">
                <w:rPr>
                  <w:rFonts w:ascii="Arial" w:eastAsia="Times New Roman" w:hAnsi="Arial" w:cs="Arial"/>
                  <w:color w:val="333333"/>
                  <w:sz w:val="12"/>
                  <w:szCs w:val="12"/>
                  <w:vertAlign w:val="superscript"/>
                  <w:lang w:val="en-SG"/>
                </w:rPr>
                <w:delText>(898)</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7454932D" w14:textId="460BDE57" w:rsidR="00C4527E" w:rsidRPr="00C4527E" w:rsidDel="00A36C05" w:rsidRDefault="00C4527E" w:rsidP="00C4527E">
            <w:pPr>
              <w:ind w:left="140" w:right="140"/>
              <w:jc w:val="center"/>
              <w:rPr>
                <w:del w:id="374" w:author="George Glass" w:date="2021-06-03T11:42:00Z"/>
                <w:rFonts w:ascii="Times New Roman" w:eastAsia="Times New Roman" w:hAnsi="Times New Roman" w:cs="Times New Roman"/>
                <w:lang w:val="en-SG"/>
              </w:rPr>
            </w:pPr>
            <w:del w:id="375" w:author="George Glass" w:date="2021-06-03T11:42:00Z">
              <w:r w:rsidRPr="00C4527E" w:rsidDel="00A36C05">
                <w:rPr>
                  <w:rFonts w:ascii="Arial" w:eastAsia="Times New Roman" w:hAnsi="Arial" w:cs="Arial"/>
                  <w:color w:val="333333"/>
                  <w:sz w:val="20"/>
                  <w:szCs w:val="20"/>
                  <w:lang w:val="en-SG"/>
                </w:rPr>
                <w:delText>0.07</w:delText>
              </w:r>
            </w:del>
          </w:p>
        </w:tc>
      </w:tr>
    </w:tbl>
    <w:p w14:paraId="531FE797" w14:textId="7E8EF2CA" w:rsidR="00C4527E" w:rsidRPr="00C4527E" w:rsidDel="00A36C05" w:rsidRDefault="00C4527E" w:rsidP="00C4527E">
      <w:pPr>
        <w:spacing w:after="240"/>
        <w:rPr>
          <w:del w:id="376" w:author="George Glass" w:date="2021-06-03T11:42:00Z"/>
          <w:rFonts w:ascii="Times New Roman" w:eastAsia="Times New Roman" w:hAnsi="Times New Roman" w:cs="Times New Roman"/>
          <w:lang w:val="en-SG"/>
        </w:rPr>
      </w:pPr>
      <w:del w:id="377" w:author="George Glass" w:date="2021-06-03T11:42:00Z">
        <w:r w:rsidRPr="00C4527E" w:rsidDel="00A36C05">
          <w:rPr>
            <w:rFonts w:ascii="Times New Roman" w:eastAsia="Times New Roman" w:hAnsi="Times New Roman" w:cs="Times New Roman"/>
            <w:lang w:val="en-SG"/>
          </w:rPr>
          <w:br/>
        </w:r>
      </w:del>
    </w:p>
    <w:p w14:paraId="0A046C97" w14:textId="5D0D67A5" w:rsidR="00C4527E" w:rsidDel="00A36C05" w:rsidRDefault="00C4527E">
      <w:pPr>
        <w:rPr>
          <w:del w:id="378" w:author="George Glass" w:date="2021-06-03T11:42:00Z"/>
          <w:rFonts w:ascii="Times New Roman" w:eastAsia="Times New Roman" w:hAnsi="Times New Roman" w:cs="Times New Roman"/>
          <w:b/>
          <w:bCs/>
          <w:color w:val="000000"/>
          <w:lang w:val="en-SG"/>
        </w:rPr>
      </w:pPr>
      <w:del w:id="379" w:author="George Glass" w:date="2021-06-03T11:42:00Z">
        <w:r w:rsidDel="00A36C05">
          <w:rPr>
            <w:rFonts w:ascii="Times New Roman" w:eastAsia="Times New Roman" w:hAnsi="Times New Roman" w:cs="Times New Roman"/>
            <w:b/>
            <w:bCs/>
            <w:color w:val="000000"/>
            <w:lang w:val="en-SG"/>
          </w:rPr>
          <w:br w:type="page"/>
        </w:r>
      </w:del>
    </w:p>
    <w:p w14:paraId="66C6A370" w14:textId="7FB8834E" w:rsidR="00C4527E" w:rsidRPr="00C4527E" w:rsidDel="0058229C" w:rsidRDefault="00C4527E" w:rsidP="00C4527E">
      <w:pPr>
        <w:spacing w:before="240" w:after="240"/>
        <w:rPr>
          <w:del w:id="380" w:author="George Glass" w:date="2021-06-03T12:50:00Z"/>
          <w:rFonts w:ascii="Times New Roman" w:eastAsia="Times New Roman" w:hAnsi="Times New Roman" w:cs="Times New Roman"/>
          <w:lang w:val="en-SG"/>
        </w:rPr>
      </w:pPr>
      <w:del w:id="381" w:author="George Glass" w:date="2021-06-03T12:50:00Z">
        <w:r w:rsidRPr="00C4527E" w:rsidDel="0058229C">
          <w:rPr>
            <w:rFonts w:ascii="Times New Roman" w:eastAsia="Times New Roman" w:hAnsi="Times New Roman" w:cs="Times New Roman"/>
            <w:b/>
            <w:bCs/>
            <w:color w:val="000000"/>
            <w:lang w:val="en-SG"/>
          </w:rPr>
          <w:delText>Title</w:delText>
        </w:r>
      </w:del>
    </w:p>
    <w:p w14:paraId="6D78DD92" w14:textId="65CEB8FE" w:rsidR="00C4527E" w:rsidRPr="00C4527E" w:rsidDel="0058229C" w:rsidRDefault="00C4527E" w:rsidP="00C4527E">
      <w:pPr>
        <w:spacing w:before="240" w:after="240"/>
        <w:rPr>
          <w:del w:id="382" w:author="George Glass" w:date="2021-06-03T12:50:00Z"/>
          <w:rFonts w:ascii="Times New Roman" w:eastAsia="Times New Roman" w:hAnsi="Times New Roman" w:cs="Times New Roman"/>
          <w:lang w:val="en-SG"/>
        </w:rPr>
      </w:pPr>
      <w:del w:id="383" w:author="George Glass" w:date="2021-06-03T12:50:00Z">
        <w:r w:rsidRPr="00C4527E" w:rsidDel="0058229C">
          <w:rPr>
            <w:rFonts w:ascii="Times New Roman" w:eastAsia="Times New Roman" w:hAnsi="Times New Roman" w:cs="Times New Roman"/>
            <w:color w:val="000000"/>
            <w:lang w:val="en-SG"/>
          </w:rPr>
          <w:delText>Comparison of attitudes towards  electronic health systems between digital native and digital immigrant nurses in a Singapore tertiary hospital using Unified Theory of Acceptance and Use of Technology (UTAUT)</w:delText>
        </w:r>
      </w:del>
    </w:p>
    <w:p w14:paraId="50D91ABB" w14:textId="618697CA" w:rsidR="00C4527E" w:rsidRPr="00C4527E" w:rsidDel="0058229C" w:rsidRDefault="00C4527E" w:rsidP="00C4527E">
      <w:pPr>
        <w:spacing w:before="240" w:after="240"/>
        <w:rPr>
          <w:del w:id="384" w:author="George Glass" w:date="2021-06-03T12:50:00Z"/>
          <w:rFonts w:ascii="Times New Roman" w:eastAsia="Times New Roman" w:hAnsi="Times New Roman" w:cs="Times New Roman"/>
          <w:lang w:val="en-SG"/>
        </w:rPr>
      </w:pPr>
      <w:del w:id="385" w:author="George Glass" w:date="2021-06-03T12:50:00Z">
        <w:r w:rsidRPr="00C4527E" w:rsidDel="0058229C">
          <w:rPr>
            <w:rFonts w:ascii="Times New Roman" w:eastAsia="Times New Roman" w:hAnsi="Times New Roman" w:cs="Times New Roman"/>
            <w:b/>
            <w:bCs/>
            <w:color w:val="000000"/>
            <w:lang w:val="en-SG"/>
          </w:rPr>
          <w:delText>Background</w:delText>
        </w:r>
      </w:del>
    </w:p>
    <w:p w14:paraId="33E358F7" w14:textId="27DE27A0" w:rsidR="00C4527E" w:rsidRPr="00C4527E" w:rsidDel="0058229C" w:rsidRDefault="00C4527E" w:rsidP="00C4527E">
      <w:pPr>
        <w:spacing w:before="240" w:after="240"/>
        <w:jc w:val="both"/>
        <w:rPr>
          <w:del w:id="386" w:author="George Glass" w:date="2021-06-03T12:50:00Z"/>
          <w:rFonts w:ascii="Times New Roman" w:eastAsia="Times New Roman" w:hAnsi="Times New Roman" w:cs="Times New Roman"/>
          <w:lang w:val="en-SG"/>
        </w:rPr>
      </w:pPr>
      <w:del w:id="387" w:author="George Glass" w:date="2021-06-03T12:50:00Z">
        <w:r w:rsidRPr="00C4527E" w:rsidDel="0058229C">
          <w:rPr>
            <w:rFonts w:ascii="Times New Roman" w:eastAsia="Times New Roman" w:hAnsi="Times New Roman" w:cs="Times New Roman"/>
            <w:color w:val="000000"/>
            <w:lang w:val="en-SG"/>
          </w:rPr>
          <w:delText xml:space="preserve">Digital natives are individuals born </w:delText>
        </w:r>
      </w:del>
      <w:del w:id="388" w:author="George Glass" w:date="2021-06-03T11:43:00Z">
        <w:r w:rsidRPr="00C4527E" w:rsidDel="004A7647">
          <w:rPr>
            <w:rFonts w:ascii="Times New Roman" w:eastAsia="Times New Roman" w:hAnsi="Times New Roman" w:cs="Times New Roman"/>
            <w:color w:val="000000"/>
            <w:lang w:val="en-SG"/>
          </w:rPr>
          <w:delText xml:space="preserve">in </w:delText>
        </w:r>
      </w:del>
      <w:del w:id="389" w:author="George Glass" w:date="2021-06-03T12:50:00Z">
        <w:r w:rsidRPr="00C4527E" w:rsidDel="0058229C">
          <w:rPr>
            <w:rFonts w:ascii="Times New Roman" w:eastAsia="Times New Roman" w:hAnsi="Times New Roman" w:cs="Times New Roman"/>
            <w:color w:val="000000"/>
            <w:lang w:val="en-SG"/>
          </w:rPr>
          <w:delText xml:space="preserve">the </w:delText>
        </w:r>
      </w:del>
      <w:del w:id="390" w:author="George Glass" w:date="2021-06-03T11:44:00Z">
        <w:r w:rsidRPr="00C4527E" w:rsidDel="004A7647">
          <w:rPr>
            <w:rFonts w:ascii="Times New Roman" w:eastAsia="Times New Roman" w:hAnsi="Times New Roman" w:cs="Times New Roman"/>
            <w:color w:val="000000"/>
            <w:lang w:val="en-SG"/>
          </w:rPr>
          <w:delText>1990s</w:delText>
        </w:r>
      </w:del>
      <w:del w:id="391" w:author="George Glass" w:date="2021-06-03T12:50:00Z">
        <w:r w:rsidRPr="00C4527E" w:rsidDel="0058229C">
          <w:rPr>
            <w:rFonts w:ascii="Times New Roman" w:eastAsia="Times New Roman" w:hAnsi="Times New Roman" w:cs="Times New Roman"/>
            <w:color w:val="000000"/>
            <w:lang w:val="en-SG"/>
          </w:rPr>
          <w:delText>, embracing technology from young. In contrast, digital immigrants are their seniors growing into and adopting technology at a later age. Hence, the millennial generation is a split of both natives and immigrants. With the majority of today’s working nurses being millennials, it is important to understand if their digital nativity could affect their adoption of digital health. This study aims to compare the attitudes of millennial digital native and immigrant nurses towards our electronic health system. </w:delText>
        </w:r>
      </w:del>
    </w:p>
    <w:p w14:paraId="33D8DE30" w14:textId="5647907B" w:rsidR="00C4527E" w:rsidRPr="00C4527E" w:rsidDel="0058229C" w:rsidRDefault="00C4527E" w:rsidP="00C4527E">
      <w:pPr>
        <w:spacing w:before="240" w:after="240"/>
        <w:rPr>
          <w:del w:id="392" w:author="George Glass" w:date="2021-06-03T12:50:00Z"/>
          <w:rFonts w:ascii="Times New Roman" w:eastAsia="Times New Roman" w:hAnsi="Times New Roman" w:cs="Times New Roman"/>
          <w:lang w:val="en-SG"/>
        </w:rPr>
      </w:pPr>
      <w:del w:id="393" w:author="George Glass" w:date="2021-06-03T12:50:00Z">
        <w:r w:rsidRPr="00C4527E" w:rsidDel="0058229C">
          <w:rPr>
            <w:rFonts w:ascii="Times New Roman" w:eastAsia="Times New Roman" w:hAnsi="Times New Roman" w:cs="Times New Roman"/>
            <w:b/>
            <w:bCs/>
            <w:color w:val="000000"/>
            <w:lang w:val="en-SG"/>
          </w:rPr>
          <w:delText>Methods</w:delText>
        </w:r>
      </w:del>
    </w:p>
    <w:p w14:paraId="21D0A4D7" w14:textId="6144C9EC" w:rsidR="00C4527E" w:rsidRPr="00C4527E" w:rsidDel="0058229C" w:rsidRDefault="00C4527E" w:rsidP="00C4527E">
      <w:pPr>
        <w:spacing w:before="240" w:after="240"/>
        <w:rPr>
          <w:del w:id="394" w:author="George Glass" w:date="2021-06-03T12:50:00Z"/>
          <w:rFonts w:ascii="Times New Roman" w:eastAsia="Times New Roman" w:hAnsi="Times New Roman" w:cs="Times New Roman"/>
          <w:lang w:val="en-SG"/>
        </w:rPr>
      </w:pPr>
      <w:del w:id="395" w:author="George Glass" w:date="2021-06-03T12:50:00Z">
        <w:r w:rsidRPr="00C4527E" w:rsidDel="0058229C">
          <w:rPr>
            <w:rFonts w:ascii="Times New Roman" w:eastAsia="Times New Roman" w:hAnsi="Times New Roman" w:cs="Times New Roman"/>
            <w:color w:val="000000"/>
            <w:lang w:val="en-SG"/>
          </w:rPr>
          <w:delText>Nurses aged 21-40 in a Singaporean tertiary hospital were surveyed on their attitudes towards technology, measured using the Unified Theory of Acceptance and Use of Technology (UTAUT) scale. UTAUT items were scored on a likert scale (1 to 5) with higher scores reflecting greater positivity towards technology. Independent t-test was used to compare differences in mean UTAUT scores between the two groups. </w:delText>
        </w:r>
      </w:del>
    </w:p>
    <w:p w14:paraId="5C5097EE" w14:textId="43823634" w:rsidR="00C4527E" w:rsidRPr="00C4527E" w:rsidDel="0058229C" w:rsidRDefault="00C4527E" w:rsidP="00C4527E">
      <w:pPr>
        <w:spacing w:before="240" w:after="240"/>
        <w:rPr>
          <w:del w:id="396" w:author="George Glass" w:date="2021-06-03T12:50:00Z"/>
          <w:rFonts w:ascii="Times New Roman" w:eastAsia="Times New Roman" w:hAnsi="Times New Roman" w:cs="Times New Roman"/>
          <w:lang w:val="en-SG"/>
        </w:rPr>
      </w:pPr>
      <w:del w:id="397" w:author="George Glass" w:date="2021-06-03T12:50:00Z">
        <w:r w:rsidRPr="00C4527E" w:rsidDel="0058229C">
          <w:rPr>
            <w:rFonts w:ascii="Times New Roman" w:eastAsia="Times New Roman" w:hAnsi="Times New Roman" w:cs="Times New Roman"/>
            <w:b/>
            <w:bCs/>
            <w:color w:val="000000"/>
            <w:lang w:val="en-SG"/>
          </w:rPr>
          <w:delText>Results</w:delText>
        </w:r>
      </w:del>
    </w:p>
    <w:p w14:paraId="1AE17EC6" w14:textId="7155FE1F" w:rsidR="00C4527E" w:rsidRPr="00C4527E" w:rsidDel="0058229C" w:rsidRDefault="00C4527E" w:rsidP="00C4527E">
      <w:pPr>
        <w:spacing w:before="240" w:after="240"/>
        <w:rPr>
          <w:del w:id="398" w:author="George Glass" w:date="2021-06-03T12:50:00Z"/>
          <w:rFonts w:ascii="Times New Roman" w:eastAsia="Times New Roman" w:hAnsi="Times New Roman" w:cs="Times New Roman"/>
          <w:lang w:val="en-SG"/>
        </w:rPr>
      </w:pPr>
      <w:del w:id="399" w:author="George Glass" w:date="2021-06-03T12:50:00Z">
        <w:r w:rsidRPr="00C4527E" w:rsidDel="0058229C">
          <w:rPr>
            <w:rFonts w:ascii="Times New Roman" w:eastAsia="Times New Roman" w:hAnsi="Times New Roman" w:cs="Times New Roman"/>
            <w:color w:val="000000"/>
            <w:lang w:val="en-SG"/>
          </w:rPr>
          <w:delText>900 eligible responses were obtained. Nurses aged 21-30 were classified as “digital natives” (n = 445), with the remainder being “digital immigrants” (n = 455). No statistically significant difference was found between both groups in UTAUT domains (</w:delText>
        </w:r>
        <w:r w:rsidRPr="00C4527E" w:rsidDel="0058229C">
          <w:rPr>
            <w:rFonts w:ascii="Times New Roman" w:eastAsia="Times New Roman" w:hAnsi="Times New Roman" w:cs="Times New Roman"/>
            <w:color w:val="000000"/>
            <w:shd w:val="clear" w:color="auto" w:fill="FFFFFF"/>
            <w:lang w:val="en-SG"/>
          </w:rPr>
          <w:delText>x̅=</w:delText>
        </w:r>
        <w:r w:rsidRPr="00C4527E" w:rsidDel="0058229C">
          <w:rPr>
            <w:rFonts w:ascii="Times New Roman" w:eastAsia="Times New Roman" w:hAnsi="Times New Roman" w:cs="Times New Roman"/>
            <w:color w:val="000000"/>
            <w:lang w:val="en-SG"/>
          </w:rPr>
          <w:delText>-0.04-0.07, p&gt;0.05). </w:delText>
        </w:r>
      </w:del>
    </w:p>
    <w:p w14:paraId="57C92854" w14:textId="09F34746" w:rsidR="00C4527E" w:rsidRPr="00C4527E" w:rsidDel="0058229C" w:rsidRDefault="00C4527E" w:rsidP="00C4527E">
      <w:pPr>
        <w:spacing w:before="240" w:after="240"/>
        <w:rPr>
          <w:del w:id="400" w:author="George Glass" w:date="2021-06-03T12:50:00Z"/>
          <w:rFonts w:ascii="Times New Roman" w:eastAsia="Times New Roman" w:hAnsi="Times New Roman" w:cs="Times New Roman"/>
          <w:lang w:val="en-SG"/>
        </w:rPr>
      </w:pPr>
      <w:del w:id="401" w:author="George Glass" w:date="2021-06-03T12:50:00Z">
        <w:r w:rsidRPr="00C4527E" w:rsidDel="0058229C">
          <w:rPr>
            <w:rFonts w:ascii="Times New Roman" w:eastAsia="Times New Roman" w:hAnsi="Times New Roman" w:cs="Times New Roman"/>
            <w:b/>
            <w:bCs/>
            <w:color w:val="000000"/>
            <w:lang w:val="en-SG"/>
          </w:rPr>
          <w:delText>Discussion</w:delText>
        </w:r>
      </w:del>
    </w:p>
    <w:p w14:paraId="5B1CF368" w14:textId="5DD7525D" w:rsidR="00C4527E" w:rsidRPr="00C4527E" w:rsidDel="0058229C" w:rsidRDefault="00C4527E" w:rsidP="00C4527E">
      <w:pPr>
        <w:spacing w:before="240" w:after="240"/>
        <w:rPr>
          <w:del w:id="402" w:author="George Glass" w:date="2021-06-03T12:50:00Z"/>
          <w:rFonts w:ascii="Times New Roman" w:eastAsia="Times New Roman" w:hAnsi="Times New Roman" w:cs="Times New Roman"/>
          <w:lang w:val="en-SG"/>
        </w:rPr>
      </w:pPr>
      <w:del w:id="403" w:author="George Glass" w:date="2021-06-03T12:50:00Z">
        <w:r w:rsidRPr="00C4527E" w:rsidDel="0058229C">
          <w:rPr>
            <w:rFonts w:ascii="Times New Roman" w:eastAsia="Times New Roman" w:hAnsi="Times New Roman" w:cs="Times New Roman"/>
            <w:color w:val="000000"/>
            <w:lang w:val="en-SG"/>
          </w:rPr>
          <w:delText>This is the first study to examine the effects of digital nativity on attitudes to digital health in Singaporean millennial nurses. Interestingly, we did not find such a difference in nurses’ views of our health system. Hence, digital nativity might not affect the digital fluency and attitudes for adoption in the majority of our nurses. </w:delText>
        </w:r>
      </w:del>
    </w:p>
    <w:p w14:paraId="7CFCE7C4" w14:textId="6E5AF535" w:rsidR="004A7647" w:rsidRPr="0058229C" w:rsidRDefault="00C4527E" w:rsidP="004A7647">
      <w:pPr>
        <w:spacing w:before="240" w:after="240"/>
        <w:rPr>
          <w:moveTo w:id="404" w:author="George Glass" w:date="2021-06-03T11:44:00Z"/>
          <w:rFonts w:ascii="Times New Roman" w:eastAsia="Times New Roman" w:hAnsi="Times New Roman" w:cs="Times New Roman"/>
          <w:color w:val="333333"/>
          <w:lang w:val="en-SG"/>
          <w:rPrChange w:id="405" w:author="George Glass" w:date="2021-06-03T12:50:00Z">
            <w:rPr>
              <w:moveTo w:id="406" w:author="George Glass" w:date="2021-06-03T11:44:00Z"/>
              <w:rFonts w:ascii="Times New Roman" w:eastAsia="Times New Roman" w:hAnsi="Times New Roman" w:cs="Times New Roman"/>
              <w:lang w:val="en-SG"/>
            </w:rPr>
          </w:rPrChange>
        </w:rPr>
      </w:pPr>
      <w:del w:id="407" w:author="George Glass" w:date="2021-06-03T12:50:00Z">
        <w:r w:rsidRPr="00C4527E" w:rsidDel="0058229C">
          <w:rPr>
            <w:rFonts w:ascii="Times New Roman" w:eastAsia="Times New Roman" w:hAnsi="Times New Roman" w:cs="Times New Roman"/>
            <w:color w:val="333333"/>
            <w:lang w:val="en-SG"/>
          </w:rPr>
          <w:delText>(247 words)</w:delText>
        </w:r>
      </w:del>
      <w:moveToRangeStart w:id="408" w:author="George Glass" w:date="2021-06-03T11:44:00Z" w:name="move73613088"/>
      <w:moveTo w:id="409" w:author="George Glass" w:date="2021-06-03T11:44:00Z">
        <w:r w:rsidR="004A7647" w:rsidRPr="00C4527E">
          <w:rPr>
            <w:rFonts w:ascii="Times New Roman" w:eastAsia="Times New Roman" w:hAnsi="Times New Roman" w:cs="Times New Roman"/>
            <w:b/>
            <w:bCs/>
            <w:color w:val="000000"/>
            <w:lang w:val="en-SG"/>
          </w:rPr>
          <w:t>Title</w:t>
        </w:r>
      </w:moveTo>
    </w:p>
    <w:p w14:paraId="0D5457AC" w14:textId="77777777" w:rsidR="004A7647" w:rsidRPr="00C4527E" w:rsidRDefault="004A7647" w:rsidP="004A7647">
      <w:pPr>
        <w:spacing w:before="240" w:after="240"/>
        <w:rPr>
          <w:moveTo w:id="410" w:author="George Glass" w:date="2021-06-03T11:44:00Z"/>
          <w:rFonts w:ascii="Times New Roman" w:eastAsia="Times New Roman" w:hAnsi="Times New Roman" w:cs="Times New Roman"/>
          <w:lang w:val="en-SG"/>
        </w:rPr>
      </w:pPr>
      <w:moveTo w:id="411" w:author="George Glass" w:date="2021-06-03T11:44:00Z">
        <w:r w:rsidRPr="00C4527E">
          <w:rPr>
            <w:rFonts w:ascii="Times New Roman" w:eastAsia="Times New Roman" w:hAnsi="Times New Roman" w:cs="Times New Roman"/>
            <w:color w:val="000000"/>
            <w:lang w:val="en-SG"/>
          </w:rPr>
          <w:t>Comparison of attitudes towards  electronic health systems between digital native and digital immigrant nurses in a Singapore tertiary hospital using Unified Theory of Acceptance and Use of Technology (UTAUT)</w:t>
        </w:r>
      </w:moveTo>
    </w:p>
    <w:p w14:paraId="77B4128F" w14:textId="77777777" w:rsidR="004A7647" w:rsidRPr="00C4527E" w:rsidRDefault="004A7647" w:rsidP="004A7647">
      <w:pPr>
        <w:spacing w:before="240" w:after="240"/>
        <w:rPr>
          <w:moveTo w:id="412" w:author="George Glass" w:date="2021-06-03T11:44:00Z"/>
          <w:rFonts w:ascii="Times New Roman" w:eastAsia="Times New Roman" w:hAnsi="Times New Roman" w:cs="Times New Roman"/>
          <w:lang w:val="en-SG"/>
        </w:rPr>
      </w:pPr>
      <w:moveTo w:id="413" w:author="George Glass" w:date="2021-06-03T11:44:00Z">
        <w:r w:rsidRPr="00C4527E">
          <w:rPr>
            <w:rFonts w:ascii="Times New Roman" w:eastAsia="Times New Roman" w:hAnsi="Times New Roman" w:cs="Times New Roman"/>
            <w:b/>
            <w:bCs/>
            <w:color w:val="000000"/>
            <w:lang w:val="en-SG"/>
          </w:rPr>
          <w:t>Background</w:t>
        </w:r>
      </w:moveTo>
    </w:p>
    <w:p w14:paraId="5238F72D" w14:textId="42083244" w:rsidR="004A7647" w:rsidRPr="00C4527E" w:rsidRDefault="00881D53" w:rsidP="004A7647">
      <w:pPr>
        <w:spacing w:before="240" w:after="240"/>
        <w:jc w:val="both"/>
        <w:rPr>
          <w:moveTo w:id="414" w:author="George Glass" w:date="2021-06-03T11:44:00Z"/>
          <w:rFonts w:ascii="Times New Roman" w:eastAsia="Times New Roman" w:hAnsi="Times New Roman" w:cs="Times New Roman"/>
          <w:lang w:val="en-SG"/>
        </w:rPr>
      </w:pPr>
      <w:ins w:id="415" w:author="George Glass" w:date="2021-06-03T12:56:00Z">
        <w:r>
          <w:rPr>
            <w:rFonts w:ascii="Times New Roman" w:eastAsia="Times New Roman" w:hAnsi="Times New Roman" w:cs="Times New Roman"/>
            <w:color w:val="000000"/>
            <w:lang w:val="en-SG"/>
          </w:rPr>
          <w:t>D</w:t>
        </w:r>
      </w:ins>
      <w:moveTo w:id="416" w:author="George Glass" w:date="2021-06-03T11:44:00Z">
        <w:del w:id="417" w:author="George Glass" w:date="2021-06-03T11:46:00Z">
          <w:r w:rsidR="004A7647" w:rsidRPr="00C4527E" w:rsidDel="004A7647">
            <w:rPr>
              <w:rFonts w:ascii="Times New Roman" w:eastAsia="Times New Roman" w:hAnsi="Times New Roman" w:cs="Times New Roman"/>
              <w:color w:val="000000"/>
              <w:lang w:val="en-SG"/>
            </w:rPr>
            <w:delText>D</w:delText>
          </w:r>
        </w:del>
        <w:r w:rsidR="004A7647" w:rsidRPr="00C4527E">
          <w:rPr>
            <w:rFonts w:ascii="Times New Roman" w:eastAsia="Times New Roman" w:hAnsi="Times New Roman" w:cs="Times New Roman"/>
            <w:color w:val="000000"/>
            <w:lang w:val="en-SG"/>
          </w:rPr>
          <w:t>igital natives</w:t>
        </w:r>
      </w:moveTo>
      <w:ins w:id="418" w:author="George Glass" w:date="2021-06-03T12:56:00Z">
        <w:r>
          <w:rPr>
            <w:rFonts w:ascii="Times New Roman" w:eastAsia="Times New Roman" w:hAnsi="Times New Roman" w:cs="Times New Roman"/>
            <w:color w:val="000000"/>
            <w:lang w:val="en-SG"/>
          </w:rPr>
          <w:t xml:space="preserve"> are individuals</w:t>
        </w:r>
      </w:ins>
      <w:moveTo w:id="419" w:author="George Glass" w:date="2021-06-03T11:44:00Z">
        <w:del w:id="420" w:author="George Glass" w:date="2021-06-03T12:56:00Z">
          <w:r w:rsidR="004A7647" w:rsidRPr="00C4527E" w:rsidDel="00881D53">
            <w:rPr>
              <w:rFonts w:ascii="Times New Roman" w:eastAsia="Times New Roman" w:hAnsi="Times New Roman" w:cs="Times New Roman"/>
              <w:color w:val="000000"/>
              <w:lang w:val="en-SG"/>
            </w:rPr>
            <w:delText>,</w:delText>
          </w:r>
        </w:del>
        <w:r w:rsidR="004A7647" w:rsidRPr="00C4527E">
          <w:rPr>
            <w:rFonts w:ascii="Times New Roman" w:eastAsia="Times New Roman" w:hAnsi="Times New Roman" w:cs="Times New Roman"/>
            <w:color w:val="000000"/>
            <w:lang w:val="en-SG"/>
          </w:rPr>
          <w:t xml:space="preserve"> </w:t>
        </w:r>
        <w:del w:id="421" w:author="George Glass" w:date="2021-06-03T11:45:00Z">
          <w:r w:rsidR="004A7647" w:rsidRPr="00C4527E" w:rsidDel="004A7647">
            <w:rPr>
              <w:rFonts w:ascii="Times New Roman" w:eastAsia="Times New Roman" w:hAnsi="Times New Roman" w:cs="Times New Roman"/>
              <w:color w:val="000000"/>
              <w:lang w:val="en-SG"/>
            </w:rPr>
            <w:delText xml:space="preserve">or millennials, </w:delText>
          </w:r>
        </w:del>
        <w:del w:id="422" w:author="George Glass" w:date="2021-06-03T11:46:00Z">
          <w:r w:rsidR="004A7647" w:rsidRPr="00C4527E" w:rsidDel="004A7647">
            <w:rPr>
              <w:rFonts w:ascii="Times New Roman" w:eastAsia="Times New Roman" w:hAnsi="Times New Roman" w:cs="Times New Roman"/>
              <w:color w:val="000000"/>
              <w:lang w:val="en-SG"/>
            </w:rPr>
            <w:delText xml:space="preserve">are individuals </w:delText>
          </w:r>
        </w:del>
        <w:r w:rsidR="004A7647" w:rsidRPr="00C4527E">
          <w:rPr>
            <w:rFonts w:ascii="Times New Roman" w:eastAsia="Times New Roman" w:hAnsi="Times New Roman" w:cs="Times New Roman"/>
            <w:color w:val="000000"/>
            <w:lang w:val="en-SG"/>
          </w:rPr>
          <w:t>born after 1980</w:t>
        </w:r>
      </w:moveTo>
      <w:ins w:id="423" w:author="George Glass" w:date="2021-06-03T12:56:00Z">
        <w:r>
          <w:rPr>
            <w:rFonts w:ascii="Times New Roman" w:eastAsia="Times New Roman" w:hAnsi="Times New Roman" w:cs="Times New Roman"/>
            <w:color w:val="000000"/>
            <w:lang w:val="en-SG"/>
          </w:rPr>
          <w:t>,</w:t>
        </w:r>
      </w:ins>
      <w:ins w:id="424" w:author="George Glass" w:date="2021-06-03T11:46:00Z">
        <w:r w:rsidR="004A7647">
          <w:rPr>
            <w:rFonts w:ascii="Times New Roman" w:eastAsia="Times New Roman" w:hAnsi="Times New Roman" w:cs="Times New Roman"/>
            <w:color w:val="000000"/>
            <w:lang w:val="en-SG"/>
          </w:rPr>
          <w:t xml:space="preserve"> </w:t>
        </w:r>
      </w:ins>
      <w:moveTo w:id="425" w:author="George Glass" w:date="2021-06-03T11:44:00Z">
        <w:del w:id="426" w:author="George Glass" w:date="2021-06-03T11:46:00Z">
          <w:r w:rsidR="004A7647" w:rsidRPr="00C4527E" w:rsidDel="004A7647">
            <w:rPr>
              <w:rFonts w:ascii="Times New Roman" w:eastAsia="Times New Roman" w:hAnsi="Times New Roman" w:cs="Times New Roman"/>
              <w:color w:val="000000"/>
              <w:lang w:val="en-SG"/>
            </w:rPr>
            <w:delText xml:space="preserve">, </w:delText>
          </w:r>
        </w:del>
        <w:del w:id="427" w:author="George Glass" w:date="2021-06-03T11:47:00Z">
          <w:r w:rsidR="004A7647" w:rsidRPr="00C4527E" w:rsidDel="004A7647">
            <w:rPr>
              <w:rFonts w:ascii="Times New Roman" w:eastAsia="Times New Roman" w:hAnsi="Times New Roman" w:cs="Times New Roman"/>
              <w:color w:val="000000"/>
              <w:lang w:val="en-SG"/>
            </w:rPr>
            <w:delText xml:space="preserve">who </w:delText>
          </w:r>
        </w:del>
        <w:r w:rsidR="004A7647" w:rsidRPr="00C4527E">
          <w:rPr>
            <w:rFonts w:ascii="Times New Roman" w:eastAsia="Times New Roman" w:hAnsi="Times New Roman" w:cs="Times New Roman"/>
            <w:color w:val="000000"/>
            <w:lang w:val="en-SG"/>
          </w:rPr>
          <w:t>embrac</w:t>
        </w:r>
        <w:del w:id="428" w:author="George Glass" w:date="2021-06-03T11:47:00Z">
          <w:r w:rsidR="004A7647" w:rsidRPr="00C4527E" w:rsidDel="004A7647">
            <w:rPr>
              <w:rFonts w:ascii="Times New Roman" w:eastAsia="Times New Roman" w:hAnsi="Times New Roman" w:cs="Times New Roman"/>
              <w:color w:val="000000"/>
              <w:lang w:val="en-SG"/>
            </w:rPr>
            <w:delText>e</w:delText>
          </w:r>
        </w:del>
      </w:moveTo>
      <w:ins w:id="429" w:author="George Glass" w:date="2021-06-03T11:47:00Z">
        <w:r w:rsidR="004A7647">
          <w:rPr>
            <w:rFonts w:ascii="Times New Roman" w:eastAsia="Times New Roman" w:hAnsi="Times New Roman" w:cs="Times New Roman"/>
            <w:color w:val="000000"/>
            <w:lang w:val="en-SG"/>
          </w:rPr>
          <w:t>ing</w:t>
        </w:r>
      </w:ins>
      <w:moveTo w:id="430" w:author="George Glass" w:date="2021-06-03T11:44:00Z">
        <w:r w:rsidR="004A7647" w:rsidRPr="00C4527E">
          <w:rPr>
            <w:rFonts w:ascii="Times New Roman" w:eastAsia="Times New Roman" w:hAnsi="Times New Roman" w:cs="Times New Roman"/>
            <w:color w:val="000000"/>
            <w:lang w:val="en-SG"/>
          </w:rPr>
          <w:t xml:space="preserve"> technology from young. In contrast, digital immigrants are their seniors</w:t>
        </w:r>
      </w:moveTo>
      <w:ins w:id="431" w:author="George Glass" w:date="2021-06-03T12:56:00Z">
        <w:r>
          <w:rPr>
            <w:rFonts w:ascii="Times New Roman" w:eastAsia="Times New Roman" w:hAnsi="Times New Roman" w:cs="Times New Roman"/>
            <w:color w:val="000000"/>
            <w:lang w:val="en-SG"/>
          </w:rPr>
          <w:t>,</w:t>
        </w:r>
      </w:ins>
      <w:moveTo w:id="432" w:author="George Glass" w:date="2021-06-03T11:44:00Z">
        <w:r w:rsidR="004A7647" w:rsidRPr="00C4527E">
          <w:rPr>
            <w:rFonts w:ascii="Times New Roman" w:eastAsia="Times New Roman" w:hAnsi="Times New Roman" w:cs="Times New Roman"/>
            <w:color w:val="000000"/>
            <w:lang w:val="en-SG"/>
          </w:rPr>
          <w:t xml:space="preserve"> </w:t>
        </w:r>
        <w:del w:id="433" w:author="George Glass" w:date="2021-06-03T12:56:00Z">
          <w:r w:rsidR="004A7647" w:rsidRPr="00C4527E" w:rsidDel="00881D53">
            <w:rPr>
              <w:rFonts w:ascii="Times New Roman" w:eastAsia="Times New Roman" w:hAnsi="Times New Roman" w:cs="Times New Roman"/>
              <w:color w:val="000000"/>
              <w:lang w:val="en-SG"/>
            </w:rPr>
            <w:delText xml:space="preserve">growing into and </w:delText>
          </w:r>
        </w:del>
        <w:r w:rsidR="004A7647" w:rsidRPr="00C4527E">
          <w:rPr>
            <w:rFonts w:ascii="Times New Roman" w:eastAsia="Times New Roman" w:hAnsi="Times New Roman" w:cs="Times New Roman"/>
            <w:color w:val="000000"/>
            <w:lang w:val="en-SG"/>
          </w:rPr>
          <w:t xml:space="preserve">adopting technology at a later age. </w:t>
        </w:r>
        <w:commentRangeStart w:id="434"/>
        <w:r w:rsidR="004A7647" w:rsidRPr="00C4527E">
          <w:rPr>
            <w:rFonts w:ascii="Times New Roman" w:eastAsia="Times New Roman" w:hAnsi="Times New Roman" w:cs="Times New Roman"/>
            <w:color w:val="000000"/>
            <w:lang w:val="en-SG"/>
          </w:rPr>
          <w:t>With</w:t>
        </w:r>
      </w:moveTo>
      <w:ins w:id="435" w:author="George Glass" w:date="2021-06-03T11:45:00Z">
        <w:r w:rsidR="004A7647">
          <w:rPr>
            <w:rFonts w:ascii="Times New Roman" w:eastAsia="Times New Roman" w:hAnsi="Times New Roman" w:cs="Times New Roman"/>
            <w:color w:val="000000"/>
            <w:lang w:val="en-SG"/>
          </w:rPr>
          <w:t xml:space="preserve"> a multigenerational nursing workforce,</w:t>
        </w:r>
      </w:ins>
      <w:moveTo w:id="436" w:author="George Glass" w:date="2021-06-03T11:44:00Z">
        <w:r w:rsidR="004A7647" w:rsidRPr="00C4527E">
          <w:rPr>
            <w:rFonts w:ascii="Times New Roman" w:eastAsia="Times New Roman" w:hAnsi="Times New Roman" w:cs="Times New Roman"/>
            <w:color w:val="000000"/>
            <w:lang w:val="en-SG"/>
          </w:rPr>
          <w:t xml:space="preserve"> </w:t>
        </w:r>
        <w:del w:id="437" w:author="George Glass" w:date="2021-06-03T11:45:00Z">
          <w:r w:rsidR="004A7647" w:rsidRPr="00C4527E" w:rsidDel="004A7647">
            <w:rPr>
              <w:rFonts w:ascii="Times New Roman" w:eastAsia="Times New Roman" w:hAnsi="Times New Roman" w:cs="Times New Roman"/>
              <w:color w:val="000000"/>
              <w:lang w:val="en-SG"/>
            </w:rPr>
            <w:delText xml:space="preserve">Singapore nurses of different age groups, </w:delText>
          </w:r>
        </w:del>
        <w:r w:rsidR="004A7647" w:rsidRPr="00C4527E">
          <w:rPr>
            <w:rFonts w:ascii="Times New Roman" w:eastAsia="Times New Roman" w:hAnsi="Times New Roman" w:cs="Times New Roman"/>
            <w:color w:val="000000"/>
            <w:lang w:val="en-SG"/>
          </w:rPr>
          <w:t xml:space="preserve">it is important </w:t>
        </w:r>
        <w:del w:id="438" w:author="George Glass" w:date="2021-06-03T11:47:00Z">
          <w:r w:rsidR="004A7647" w:rsidRPr="00C4527E" w:rsidDel="004A7647">
            <w:rPr>
              <w:rFonts w:ascii="Times New Roman" w:eastAsia="Times New Roman" w:hAnsi="Times New Roman" w:cs="Times New Roman"/>
              <w:color w:val="000000"/>
              <w:lang w:val="en-SG"/>
            </w:rPr>
            <w:delText>to</w:delText>
          </w:r>
        </w:del>
      </w:moveTo>
      <w:ins w:id="439" w:author="George Glass" w:date="2021-06-03T11:47:00Z">
        <w:r w:rsidR="004A7647">
          <w:rPr>
            <w:rFonts w:ascii="Times New Roman" w:eastAsia="Times New Roman" w:hAnsi="Times New Roman" w:cs="Times New Roman"/>
            <w:color w:val="000000"/>
            <w:lang w:val="en-SG"/>
          </w:rPr>
          <w:t>for us to examine if</w:t>
        </w:r>
      </w:ins>
      <w:moveTo w:id="440" w:author="George Glass" w:date="2021-06-03T11:44:00Z">
        <w:r w:rsidR="004A7647" w:rsidRPr="00C4527E">
          <w:rPr>
            <w:rFonts w:ascii="Times New Roman" w:eastAsia="Times New Roman" w:hAnsi="Times New Roman" w:cs="Times New Roman"/>
            <w:color w:val="000000"/>
            <w:lang w:val="en-SG"/>
          </w:rPr>
          <w:t xml:space="preserve"> </w:t>
        </w:r>
        <w:del w:id="441" w:author="George Glass" w:date="2021-06-03T11:47:00Z">
          <w:r w:rsidR="004A7647" w:rsidRPr="00C4527E" w:rsidDel="004A7647">
            <w:rPr>
              <w:rFonts w:ascii="Times New Roman" w:eastAsia="Times New Roman" w:hAnsi="Times New Roman" w:cs="Times New Roman"/>
              <w:color w:val="000000"/>
              <w:lang w:val="en-SG"/>
            </w:rPr>
            <w:delText xml:space="preserve">understand </w:delText>
          </w:r>
        </w:del>
        <w:r w:rsidR="004A7647" w:rsidRPr="00C4527E">
          <w:rPr>
            <w:rFonts w:ascii="Times New Roman" w:eastAsia="Times New Roman" w:hAnsi="Times New Roman" w:cs="Times New Roman"/>
            <w:color w:val="000000"/>
            <w:lang w:val="en-SG"/>
          </w:rPr>
          <w:t xml:space="preserve">if </w:t>
        </w:r>
        <w:del w:id="442" w:author="George Glass" w:date="2021-06-03T11:45:00Z">
          <w:r w:rsidR="004A7647" w:rsidRPr="00C4527E" w:rsidDel="004A7647">
            <w:rPr>
              <w:rFonts w:ascii="Times New Roman" w:eastAsia="Times New Roman" w:hAnsi="Times New Roman" w:cs="Times New Roman"/>
              <w:color w:val="000000"/>
              <w:lang w:val="en-SG"/>
            </w:rPr>
            <w:delText xml:space="preserve">their </w:delText>
          </w:r>
        </w:del>
        <w:r w:rsidR="004A7647" w:rsidRPr="00C4527E">
          <w:rPr>
            <w:rFonts w:ascii="Times New Roman" w:eastAsia="Times New Roman" w:hAnsi="Times New Roman" w:cs="Times New Roman"/>
            <w:color w:val="000000"/>
            <w:lang w:val="en-SG"/>
          </w:rPr>
          <w:t xml:space="preserve">digital nativity could affect </w:t>
        </w:r>
        <w:del w:id="443" w:author="George Glass" w:date="2021-06-03T11:46:00Z">
          <w:r w:rsidR="004A7647" w:rsidRPr="00C4527E" w:rsidDel="004A7647">
            <w:rPr>
              <w:rFonts w:ascii="Times New Roman" w:eastAsia="Times New Roman" w:hAnsi="Times New Roman" w:cs="Times New Roman"/>
              <w:color w:val="000000"/>
              <w:lang w:val="en-SG"/>
            </w:rPr>
            <w:delText>their</w:delText>
          </w:r>
        </w:del>
      </w:moveTo>
      <w:ins w:id="444" w:author="George Glass" w:date="2021-06-03T11:46:00Z">
        <w:r w:rsidR="004A7647">
          <w:rPr>
            <w:rFonts w:ascii="Times New Roman" w:eastAsia="Times New Roman" w:hAnsi="Times New Roman" w:cs="Times New Roman"/>
            <w:color w:val="000000"/>
            <w:lang w:val="en-SG"/>
          </w:rPr>
          <w:t>nurses’</w:t>
        </w:r>
      </w:ins>
      <w:moveTo w:id="445" w:author="George Glass" w:date="2021-06-03T11:44:00Z">
        <w:r w:rsidR="004A7647" w:rsidRPr="00C4527E">
          <w:rPr>
            <w:rFonts w:ascii="Times New Roman" w:eastAsia="Times New Roman" w:hAnsi="Times New Roman" w:cs="Times New Roman"/>
            <w:color w:val="000000"/>
            <w:lang w:val="en-SG"/>
          </w:rPr>
          <w:t xml:space="preserve"> adoption of </w:t>
        </w:r>
        <w:del w:id="446" w:author="George Glass" w:date="2021-06-03T12:56:00Z">
          <w:r w:rsidR="004A7647" w:rsidRPr="00C4527E" w:rsidDel="00881D53">
            <w:rPr>
              <w:rFonts w:ascii="Times New Roman" w:eastAsia="Times New Roman" w:hAnsi="Times New Roman" w:cs="Times New Roman"/>
              <w:color w:val="000000"/>
              <w:lang w:val="en-SG"/>
            </w:rPr>
            <w:delText>digital health</w:delText>
          </w:r>
        </w:del>
      </w:moveTo>
      <w:commentRangeEnd w:id="434"/>
      <w:del w:id="447" w:author="George Glass" w:date="2021-06-03T12:56:00Z">
        <w:r w:rsidR="004A7647" w:rsidDel="00881D53">
          <w:rPr>
            <w:rStyle w:val="CommentReference"/>
          </w:rPr>
          <w:commentReference w:id="434"/>
        </w:r>
      </w:del>
      <w:ins w:id="448" w:author="George Glass" w:date="2021-06-03T12:56:00Z">
        <w:r>
          <w:rPr>
            <w:rFonts w:ascii="Times New Roman" w:eastAsia="Times New Roman" w:hAnsi="Times New Roman" w:cs="Times New Roman"/>
            <w:color w:val="000000"/>
            <w:lang w:val="en-SG"/>
          </w:rPr>
          <w:t>workpl</w:t>
        </w:r>
      </w:ins>
      <w:ins w:id="449" w:author="George Glass" w:date="2021-06-03T12:57:00Z">
        <w:r>
          <w:rPr>
            <w:rFonts w:ascii="Times New Roman" w:eastAsia="Times New Roman" w:hAnsi="Times New Roman" w:cs="Times New Roman"/>
            <w:color w:val="000000"/>
            <w:lang w:val="en-SG"/>
          </w:rPr>
          <w:t>ace technology</w:t>
        </w:r>
        <w:r w:rsidR="00D036B0">
          <w:rPr>
            <w:rFonts w:ascii="Times New Roman" w:eastAsia="Times New Roman" w:hAnsi="Times New Roman" w:cs="Times New Roman"/>
            <w:color w:val="000000"/>
            <w:lang w:val="en-SG"/>
          </w:rPr>
          <w:t>.</w:t>
        </w:r>
      </w:ins>
      <w:moveTo w:id="450" w:author="George Glass" w:date="2021-06-03T11:44:00Z">
        <w:del w:id="451" w:author="George Glass" w:date="2021-06-03T11:47:00Z">
          <w:r w:rsidR="004A7647" w:rsidRPr="00C4527E" w:rsidDel="004A7647">
            <w:rPr>
              <w:rFonts w:ascii="Times New Roman" w:eastAsia="Times New Roman" w:hAnsi="Times New Roman" w:cs="Times New Roman"/>
              <w:color w:val="000000"/>
              <w:lang w:val="en-SG"/>
            </w:rPr>
            <w:delText xml:space="preserve">. </w:delText>
          </w:r>
        </w:del>
        <w:del w:id="452" w:author="George Glass" w:date="2021-06-03T11:46:00Z">
          <w:r w:rsidR="004A7647" w:rsidRPr="00C4527E" w:rsidDel="004A7647">
            <w:rPr>
              <w:rFonts w:ascii="Times New Roman" w:eastAsia="Times New Roman" w:hAnsi="Times New Roman" w:cs="Times New Roman"/>
              <w:color w:val="000000"/>
              <w:lang w:val="en-SG"/>
            </w:rPr>
            <w:delText>This study aims to compare the attitudes of digital native and immigrant nurses towards our electronic health system. </w:delText>
          </w:r>
        </w:del>
      </w:moveTo>
    </w:p>
    <w:p w14:paraId="6E6F63AB" w14:textId="77777777" w:rsidR="004A7647" w:rsidRPr="00C4527E" w:rsidRDefault="004A7647" w:rsidP="004A7647">
      <w:pPr>
        <w:spacing w:before="240" w:after="240"/>
        <w:rPr>
          <w:moveTo w:id="453" w:author="George Glass" w:date="2021-06-03T11:44:00Z"/>
          <w:rFonts w:ascii="Times New Roman" w:eastAsia="Times New Roman" w:hAnsi="Times New Roman" w:cs="Times New Roman"/>
          <w:lang w:val="en-SG"/>
        </w:rPr>
      </w:pPr>
      <w:moveTo w:id="454" w:author="George Glass" w:date="2021-06-03T11:44:00Z">
        <w:r w:rsidRPr="00C4527E">
          <w:rPr>
            <w:rFonts w:ascii="Times New Roman" w:eastAsia="Times New Roman" w:hAnsi="Times New Roman" w:cs="Times New Roman"/>
            <w:b/>
            <w:bCs/>
            <w:color w:val="000000"/>
            <w:lang w:val="en-SG"/>
          </w:rPr>
          <w:t>Methods</w:t>
        </w:r>
      </w:moveTo>
    </w:p>
    <w:p w14:paraId="424F8DA8" w14:textId="0E39B196" w:rsidR="004A7647" w:rsidRPr="00C4527E" w:rsidRDefault="004A7647" w:rsidP="004A7647">
      <w:pPr>
        <w:spacing w:before="240" w:after="240"/>
        <w:rPr>
          <w:moveTo w:id="455" w:author="George Glass" w:date="2021-06-03T11:44:00Z"/>
          <w:rFonts w:ascii="Times New Roman" w:eastAsia="Times New Roman" w:hAnsi="Times New Roman" w:cs="Times New Roman"/>
          <w:lang w:val="en-SG"/>
        </w:rPr>
      </w:pPr>
      <w:moveTo w:id="456" w:author="George Glass" w:date="2021-06-03T11:44:00Z">
        <w:r w:rsidRPr="00C4527E">
          <w:rPr>
            <w:rFonts w:ascii="Times New Roman" w:eastAsia="Times New Roman" w:hAnsi="Times New Roman" w:cs="Times New Roman"/>
            <w:color w:val="000000"/>
            <w:lang w:val="en-SG"/>
          </w:rPr>
          <w:t>Nurses in a Singaporean tertiary hospital were surveyed on their attitudes towards technology, measured using the Unified Theory of Acceptance and Use of Technology (UTAUT) scale</w:t>
        </w:r>
      </w:moveTo>
      <w:ins w:id="457" w:author="George Glass" w:date="2021-06-03T12:51:00Z">
        <w:r w:rsidR="00804BFA">
          <w:rPr>
            <w:rFonts w:ascii="Times New Roman" w:eastAsia="Times New Roman" w:hAnsi="Times New Roman" w:cs="Times New Roman"/>
            <w:color w:val="000000"/>
            <w:lang w:val="en-SG"/>
          </w:rPr>
          <w:t xml:space="preserve"> from February to April 2021</w:t>
        </w:r>
      </w:ins>
      <w:moveTo w:id="458" w:author="George Glass" w:date="2021-06-03T11:44:00Z">
        <w:r w:rsidRPr="00C4527E">
          <w:rPr>
            <w:rFonts w:ascii="Times New Roman" w:eastAsia="Times New Roman" w:hAnsi="Times New Roman" w:cs="Times New Roman"/>
            <w:color w:val="000000"/>
            <w:lang w:val="en-SG"/>
          </w:rPr>
          <w:t xml:space="preserve">. Items were scored on a </w:t>
        </w:r>
      </w:moveTo>
      <w:ins w:id="459" w:author="George Glass" w:date="2021-06-03T12:58:00Z">
        <w:r w:rsidR="00D036B0">
          <w:rPr>
            <w:rFonts w:ascii="Times New Roman" w:eastAsia="Times New Roman" w:hAnsi="Times New Roman" w:cs="Times New Roman"/>
            <w:color w:val="000000"/>
            <w:lang w:val="en-SG"/>
          </w:rPr>
          <w:t xml:space="preserve">5-point </w:t>
        </w:r>
      </w:ins>
      <w:moveTo w:id="460" w:author="George Glass" w:date="2021-06-03T11:44:00Z">
        <w:del w:id="461" w:author="George Glass" w:date="2021-06-03T12:52:00Z">
          <w:r w:rsidRPr="00C4527E" w:rsidDel="00804BFA">
            <w:rPr>
              <w:rFonts w:ascii="Times New Roman" w:eastAsia="Times New Roman" w:hAnsi="Times New Roman" w:cs="Times New Roman"/>
              <w:color w:val="000000"/>
              <w:lang w:val="en-SG"/>
            </w:rPr>
            <w:delText>l</w:delText>
          </w:r>
        </w:del>
      </w:moveTo>
      <w:ins w:id="462" w:author="George Glass" w:date="2021-06-03T12:52:00Z">
        <w:r w:rsidR="00804BFA">
          <w:rPr>
            <w:rFonts w:ascii="Times New Roman" w:eastAsia="Times New Roman" w:hAnsi="Times New Roman" w:cs="Times New Roman"/>
            <w:color w:val="000000"/>
            <w:lang w:val="en-SG"/>
          </w:rPr>
          <w:t>L</w:t>
        </w:r>
      </w:ins>
      <w:moveTo w:id="463" w:author="George Glass" w:date="2021-06-03T11:44:00Z">
        <w:r w:rsidRPr="00C4527E">
          <w:rPr>
            <w:rFonts w:ascii="Times New Roman" w:eastAsia="Times New Roman" w:hAnsi="Times New Roman" w:cs="Times New Roman"/>
            <w:color w:val="000000"/>
            <w:lang w:val="en-SG"/>
          </w:rPr>
          <w:t>ikert scale</w:t>
        </w:r>
      </w:moveTo>
      <w:ins w:id="464" w:author="George Glass" w:date="2021-06-03T13:04:00Z">
        <w:r w:rsidR="007C3221">
          <w:rPr>
            <w:rFonts w:ascii="Times New Roman" w:eastAsia="Times New Roman" w:hAnsi="Times New Roman" w:cs="Times New Roman"/>
            <w:color w:val="000000"/>
            <w:lang w:val="en-SG"/>
          </w:rPr>
          <w:t>,</w:t>
        </w:r>
      </w:ins>
      <w:moveTo w:id="465" w:author="George Glass" w:date="2021-06-03T11:44:00Z">
        <w:r w:rsidRPr="00C4527E">
          <w:rPr>
            <w:rFonts w:ascii="Times New Roman" w:eastAsia="Times New Roman" w:hAnsi="Times New Roman" w:cs="Times New Roman"/>
            <w:color w:val="000000"/>
            <w:lang w:val="en-SG"/>
          </w:rPr>
          <w:t xml:space="preserve"> </w:t>
        </w:r>
        <w:del w:id="466" w:author="George Glass" w:date="2021-06-03T12:58:00Z">
          <w:r w:rsidRPr="00C4527E" w:rsidDel="00D036B0">
            <w:rPr>
              <w:rFonts w:ascii="Times New Roman" w:eastAsia="Times New Roman" w:hAnsi="Times New Roman" w:cs="Times New Roman"/>
              <w:color w:val="000000"/>
              <w:lang w:val="en-SG"/>
            </w:rPr>
            <w:delText xml:space="preserve">(1 to 5) </w:delText>
          </w:r>
        </w:del>
        <w:r w:rsidRPr="00C4527E">
          <w:rPr>
            <w:rFonts w:ascii="Times New Roman" w:eastAsia="Times New Roman" w:hAnsi="Times New Roman" w:cs="Times New Roman"/>
            <w:color w:val="000000"/>
            <w:lang w:val="en-SG"/>
          </w:rPr>
          <w:t xml:space="preserve">with higher scores reflecting greater positivity towards technology. Welch’s t-test was used to compare </w:t>
        </w:r>
      </w:moveTo>
      <w:ins w:id="467" w:author="George Glass" w:date="2021-06-03T13:03:00Z">
        <w:r w:rsidR="007C3221">
          <w:rPr>
            <w:rFonts w:ascii="Times New Roman" w:eastAsia="Times New Roman" w:hAnsi="Times New Roman" w:cs="Times New Roman"/>
            <w:color w:val="000000"/>
            <w:lang w:val="en-SG"/>
          </w:rPr>
          <w:t xml:space="preserve">the </w:t>
        </w:r>
      </w:ins>
      <w:moveTo w:id="468" w:author="George Glass" w:date="2021-06-03T11:44:00Z">
        <w:del w:id="469" w:author="George Glass" w:date="2021-06-03T12:58:00Z">
          <w:r w:rsidRPr="00C4527E" w:rsidDel="00D036B0">
            <w:rPr>
              <w:rFonts w:ascii="Times New Roman" w:eastAsia="Times New Roman" w:hAnsi="Times New Roman" w:cs="Times New Roman"/>
              <w:color w:val="000000"/>
              <w:lang w:val="en-SG"/>
            </w:rPr>
            <w:delText xml:space="preserve">differences in </w:delText>
          </w:r>
        </w:del>
        <w:r w:rsidRPr="00C4527E">
          <w:rPr>
            <w:rFonts w:ascii="Times New Roman" w:eastAsia="Times New Roman" w:hAnsi="Times New Roman" w:cs="Times New Roman"/>
            <w:color w:val="000000"/>
            <w:lang w:val="en-SG"/>
          </w:rPr>
          <w:t xml:space="preserve">mean </w:t>
        </w:r>
      </w:moveTo>
      <w:ins w:id="470" w:author="George Glass" w:date="2021-06-03T13:03:00Z">
        <w:r w:rsidR="007C3221">
          <w:rPr>
            <w:rFonts w:ascii="Times New Roman" w:eastAsia="Times New Roman" w:hAnsi="Times New Roman" w:cs="Times New Roman"/>
            <w:color w:val="000000"/>
            <w:lang w:val="en-SG"/>
          </w:rPr>
          <w:t xml:space="preserve">difference (MD) </w:t>
        </w:r>
      </w:ins>
      <w:ins w:id="471" w:author="George Glass" w:date="2021-06-03T13:07:00Z">
        <w:r w:rsidR="0029560C">
          <w:rPr>
            <w:rFonts w:ascii="Times New Roman" w:eastAsia="Times New Roman" w:hAnsi="Times New Roman" w:cs="Times New Roman"/>
            <w:color w:val="000000"/>
            <w:lang w:val="en-SG"/>
          </w:rPr>
          <w:t>in</w:t>
        </w:r>
      </w:ins>
      <w:ins w:id="472" w:author="George Glass" w:date="2021-06-03T13:04:00Z">
        <w:r w:rsidR="007C3221">
          <w:rPr>
            <w:rFonts w:ascii="Times New Roman" w:eastAsia="Times New Roman" w:hAnsi="Times New Roman" w:cs="Times New Roman"/>
            <w:color w:val="000000"/>
            <w:lang w:val="en-SG"/>
          </w:rPr>
          <w:t xml:space="preserve"> </w:t>
        </w:r>
      </w:ins>
      <w:moveTo w:id="473" w:author="George Glass" w:date="2021-06-03T11:44:00Z">
        <w:r w:rsidRPr="00C4527E">
          <w:rPr>
            <w:rFonts w:ascii="Times New Roman" w:eastAsia="Times New Roman" w:hAnsi="Times New Roman" w:cs="Times New Roman"/>
            <w:color w:val="000000"/>
            <w:lang w:val="en-SG"/>
          </w:rPr>
          <w:t xml:space="preserve">UTAUT scores </w:t>
        </w:r>
        <w:del w:id="474" w:author="George Glass" w:date="2021-06-03T13:04:00Z">
          <w:r w:rsidRPr="00C4527E" w:rsidDel="007C3221">
            <w:rPr>
              <w:rFonts w:ascii="Times New Roman" w:eastAsia="Times New Roman" w:hAnsi="Times New Roman" w:cs="Times New Roman"/>
              <w:color w:val="000000"/>
              <w:lang w:val="en-SG"/>
            </w:rPr>
            <w:delText>between the two groups</w:delText>
          </w:r>
        </w:del>
      </w:moveTo>
      <w:ins w:id="475" w:author="George Glass" w:date="2021-06-03T13:04:00Z">
        <w:r w:rsidR="007C3221">
          <w:rPr>
            <w:rFonts w:ascii="Times New Roman" w:eastAsia="Times New Roman" w:hAnsi="Times New Roman" w:cs="Times New Roman"/>
            <w:color w:val="000000"/>
            <w:lang w:val="en-SG"/>
          </w:rPr>
          <w:t>of both groups</w:t>
        </w:r>
      </w:ins>
      <w:moveTo w:id="476" w:author="George Glass" w:date="2021-06-03T11:44:00Z">
        <w:r w:rsidRPr="00C4527E">
          <w:rPr>
            <w:rFonts w:ascii="Times New Roman" w:eastAsia="Times New Roman" w:hAnsi="Times New Roman" w:cs="Times New Roman"/>
            <w:color w:val="000000"/>
            <w:lang w:val="en-SG"/>
          </w:rPr>
          <w:t>. </w:t>
        </w:r>
      </w:moveTo>
    </w:p>
    <w:p w14:paraId="00FA4DA9" w14:textId="77777777" w:rsidR="004A7647" w:rsidRPr="00C4527E" w:rsidRDefault="004A7647" w:rsidP="004A7647">
      <w:pPr>
        <w:spacing w:before="240" w:after="240"/>
        <w:rPr>
          <w:moveTo w:id="477" w:author="George Glass" w:date="2021-06-03T11:44:00Z"/>
          <w:rFonts w:ascii="Times New Roman" w:eastAsia="Times New Roman" w:hAnsi="Times New Roman" w:cs="Times New Roman"/>
          <w:lang w:val="en-SG"/>
        </w:rPr>
      </w:pPr>
      <w:moveTo w:id="478" w:author="George Glass" w:date="2021-06-03T11:44:00Z">
        <w:r w:rsidRPr="00C4527E">
          <w:rPr>
            <w:rFonts w:ascii="Times New Roman" w:eastAsia="Times New Roman" w:hAnsi="Times New Roman" w:cs="Times New Roman"/>
            <w:b/>
            <w:bCs/>
            <w:color w:val="000000"/>
            <w:lang w:val="en-SG"/>
          </w:rPr>
          <w:t>Results</w:t>
        </w:r>
      </w:moveTo>
    </w:p>
    <w:p w14:paraId="1D8207E4" w14:textId="0D1F7786" w:rsidR="004A7647" w:rsidRPr="00C4527E" w:rsidRDefault="004A7647" w:rsidP="004A7647">
      <w:pPr>
        <w:rPr>
          <w:moveTo w:id="479" w:author="George Glass" w:date="2021-06-03T11:44:00Z"/>
          <w:rFonts w:ascii="Times New Roman" w:eastAsia="Times New Roman" w:hAnsi="Times New Roman" w:cs="Times New Roman"/>
          <w:lang w:val="en-SG"/>
        </w:rPr>
      </w:pPr>
      <w:moveTo w:id="480" w:author="George Glass" w:date="2021-06-03T11:44:00Z">
        <w:r w:rsidRPr="00C4527E">
          <w:rPr>
            <w:rFonts w:ascii="Times New Roman" w:eastAsia="Times New Roman" w:hAnsi="Times New Roman" w:cs="Times New Roman"/>
            <w:color w:val="000000"/>
            <w:lang w:val="en-SG"/>
          </w:rPr>
          <w:t>1</w:t>
        </w:r>
      </w:moveTo>
      <w:ins w:id="481" w:author="George Glass" w:date="2021-06-03T12:51:00Z">
        <w:r w:rsidR="00804BFA">
          <w:rPr>
            <w:rFonts w:ascii="Times New Roman" w:eastAsia="Times New Roman" w:hAnsi="Times New Roman" w:cs="Times New Roman"/>
            <w:color w:val="000000"/>
            <w:lang w:val="en-SG"/>
          </w:rPr>
          <w:t>,</w:t>
        </w:r>
      </w:ins>
      <w:moveTo w:id="482" w:author="George Glass" w:date="2021-06-03T11:44:00Z">
        <w:r w:rsidRPr="00C4527E">
          <w:rPr>
            <w:rFonts w:ascii="Times New Roman" w:eastAsia="Times New Roman" w:hAnsi="Times New Roman" w:cs="Times New Roman"/>
            <w:color w:val="000000"/>
            <w:lang w:val="en-SG"/>
          </w:rPr>
          <w:t xml:space="preserve">152 </w:t>
        </w:r>
        <w:del w:id="483" w:author="George Glass" w:date="2021-06-03T12:51:00Z">
          <w:r w:rsidRPr="00C4527E" w:rsidDel="00804BFA">
            <w:rPr>
              <w:rFonts w:ascii="Times New Roman" w:eastAsia="Times New Roman" w:hAnsi="Times New Roman" w:cs="Times New Roman"/>
              <w:color w:val="000000"/>
              <w:lang w:val="en-SG"/>
            </w:rPr>
            <w:delText>eligible responses were obtained</w:delText>
          </w:r>
        </w:del>
      </w:moveTo>
      <w:ins w:id="484" w:author="George Glass" w:date="2021-06-03T13:00:00Z">
        <w:r w:rsidR="00D036B0">
          <w:rPr>
            <w:rFonts w:ascii="Times New Roman" w:eastAsia="Times New Roman" w:hAnsi="Times New Roman" w:cs="Times New Roman"/>
            <w:color w:val="000000"/>
            <w:lang w:val="en-SG"/>
          </w:rPr>
          <w:t>nurses</w:t>
        </w:r>
      </w:ins>
      <w:ins w:id="485" w:author="George Glass" w:date="2021-06-03T12:51:00Z">
        <w:r w:rsidR="00804BFA">
          <w:rPr>
            <w:rFonts w:ascii="Times New Roman" w:eastAsia="Times New Roman" w:hAnsi="Times New Roman" w:cs="Times New Roman"/>
            <w:color w:val="000000"/>
            <w:lang w:val="en-SG"/>
          </w:rPr>
          <w:t xml:space="preserve"> </w:t>
        </w:r>
      </w:ins>
      <w:ins w:id="486" w:author="George Glass" w:date="2021-06-03T13:00:00Z">
        <w:r w:rsidR="00D036B0">
          <w:rPr>
            <w:rFonts w:ascii="Times New Roman" w:eastAsia="Times New Roman" w:hAnsi="Times New Roman" w:cs="Times New Roman"/>
            <w:color w:val="000000"/>
            <w:lang w:val="en-SG"/>
          </w:rPr>
          <w:t>responded</w:t>
        </w:r>
      </w:ins>
      <w:moveTo w:id="487" w:author="George Glass" w:date="2021-06-03T11:44:00Z">
        <w:r w:rsidRPr="00C4527E">
          <w:rPr>
            <w:rFonts w:ascii="Times New Roman" w:eastAsia="Times New Roman" w:hAnsi="Times New Roman" w:cs="Times New Roman"/>
            <w:color w:val="000000"/>
            <w:lang w:val="en-SG"/>
          </w:rPr>
          <w:t>. Nurses aged 21-40 were classified as “digital natives” (n</w:t>
        </w:r>
      </w:moveTo>
      <w:ins w:id="488" w:author="George Glass" w:date="2021-06-03T13:05:00Z">
        <w:r w:rsidR="007C3221" w:rsidRPr="007C3221">
          <w:rPr>
            <w:rFonts w:ascii="Times New Roman" w:eastAsia="Times New Roman" w:hAnsi="Times New Roman" w:cs="Times New Roman"/>
            <w:color w:val="000000"/>
            <w:vertAlign w:val="subscript"/>
            <w:lang w:val="en-SG"/>
            <w:rPrChange w:id="489" w:author="George Glass" w:date="2021-06-03T13:05:00Z">
              <w:rPr>
                <w:rFonts w:ascii="Times New Roman" w:eastAsia="Times New Roman" w:hAnsi="Times New Roman" w:cs="Times New Roman"/>
                <w:color w:val="000000"/>
                <w:lang w:val="en-SG"/>
              </w:rPr>
            </w:rPrChange>
          </w:rPr>
          <w:t>1</w:t>
        </w:r>
      </w:ins>
      <w:moveTo w:id="490" w:author="George Glass" w:date="2021-06-03T11:44:00Z">
        <w:r w:rsidRPr="00C4527E">
          <w:rPr>
            <w:rFonts w:ascii="Times New Roman" w:eastAsia="Times New Roman" w:hAnsi="Times New Roman" w:cs="Times New Roman"/>
            <w:color w:val="000000"/>
            <w:lang w:val="en-SG"/>
          </w:rPr>
          <w:t>=900), with older nurses being “digital immigrants” (n</w:t>
        </w:r>
      </w:moveTo>
      <w:ins w:id="491" w:author="George Glass" w:date="2021-06-03T13:05:00Z">
        <w:r w:rsidR="007C3221" w:rsidRPr="007C3221">
          <w:rPr>
            <w:rFonts w:ascii="Times New Roman" w:eastAsia="Times New Roman" w:hAnsi="Times New Roman" w:cs="Times New Roman"/>
            <w:color w:val="000000"/>
            <w:vertAlign w:val="subscript"/>
            <w:lang w:val="en-SG"/>
            <w:rPrChange w:id="492" w:author="George Glass" w:date="2021-06-03T13:05:00Z">
              <w:rPr>
                <w:rFonts w:ascii="Times New Roman" w:eastAsia="Times New Roman" w:hAnsi="Times New Roman" w:cs="Times New Roman"/>
                <w:color w:val="000000"/>
                <w:lang w:val="en-SG"/>
              </w:rPr>
            </w:rPrChange>
          </w:rPr>
          <w:t>2</w:t>
        </w:r>
      </w:ins>
      <w:moveTo w:id="493" w:author="George Glass" w:date="2021-06-03T11:44:00Z">
        <w:r w:rsidRPr="00C4527E">
          <w:rPr>
            <w:rFonts w:ascii="Times New Roman" w:eastAsia="Times New Roman" w:hAnsi="Times New Roman" w:cs="Times New Roman"/>
            <w:color w:val="000000"/>
            <w:lang w:val="en-SG"/>
          </w:rPr>
          <w:t xml:space="preserve">=252). Despite </w:t>
        </w:r>
        <w:del w:id="494" w:author="George Glass" w:date="2021-06-03T12:55:00Z">
          <w:r w:rsidRPr="00C4527E" w:rsidDel="008B37DC">
            <w:rPr>
              <w:rFonts w:ascii="Times New Roman" w:eastAsia="Times New Roman" w:hAnsi="Times New Roman" w:cs="Times New Roman"/>
              <w:color w:val="000000"/>
              <w:lang w:val="en-SG"/>
            </w:rPr>
            <w:delText>statistically significant</w:delText>
          </w:r>
        </w:del>
      </w:moveTo>
      <w:ins w:id="495" w:author="George Glass" w:date="2021-06-03T12:55:00Z">
        <w:r w:rsidR="008B37DC">
          <w:rPr>
            <w:rFonts w:ascii="Times New Roman" w:eastAsia="Times New Roman" w:hAnsi="Times New Roman" w:cs="Times New Roman"/>
            <w:color w:val="000000"/>
            <w:lang w:val="en-SG"/>
          </w:rPr>
          <w:t xml:space="preserve">digital natives reporting </w:t>
        </w:r>
      </w:ins>
      <w:ins w:id="496" w:author="George Glass" w:date="2021-06-03T13:02:00Z">
        <w:r w:rsidR="00332C55">
          <w:rPr>
            <w:rFonts w:ascii="Times New Roman" w:eastAsia="Times New Roman" w:hAnsi="Times New Roman" w:cs="Times New Roman"/>
            <w:color w:val="000000"/>
            <w:lang w:val="en-SG"/>
          </w:rPr>
          <w:t>greater</w:t>
        </w:r>
      </w:ins>
      <w:ins w:id="497" w:author="George Glass" w:date="2021-06-03T12:55:00Z">
        <w:r w:rsidR="008B37DC">
          <w:rPr>
            <w:rFonts w:ascii="Times New Roman" w:eastAsia="Times New Roman" w:hAnsi="Times New Roman" w:cs="Times New Roman"/>
            <w:color w:val="000000"/>
            <w:lang w:val="en-SG"/>
          </w:rPr>
          <w:t xml:space="preserve"> technological savviness</w:t>
        </w:r>
      </w:ins>
      <w:moveTo w:id="498" w:author="George Glass" w:date="2021-06-03T11:44:00Z">
        <w:del w:id="499" w:author="George Glass" w:date="2021-06-03T12:55:00Z">
          <w:r w:rsidRPr="00C4527E" w:rsidDel="008B37DC">
            <w:rPr>
              <w:rFonts w:ascii="Times New Roman" w:eastAsia="Times New Roman" w:hAnsi="Times New Roman" w:cs="Times New Roman"/>
              <w:color w:val="000000"/>
              <w:lang w:val="en-SG"/>
            </w:rPr>
            <w:delText xml:space="preserve"> difference between both groups in self-reported technological-savviness scores</w:delText>
          </w:r>
        </w:del>
        <w:r>
          <w:rPr>
            <w:rFonts w:ascii="Times New Roman" w:eastAsia="Times New Roman" w:hAnsi="Times New Roman" w:cs="Times New Roman"/>
            <w:color w:val="000000"/>
            <w:lang w:val="en-SG"/>
          </w:rPr>
          <w:t xml:space="preserve"> </w:t>
        </w:r>
        <w:r>
          <w:rPr>
            <w:rFonts w:ascii="Times New Roman" w:eastAsia="Times New Roman" w:hAnsi="Times New Roman" w:cs="Times New Roman"/>
            <w:lang w:val="en-SG"/>
          </w:rPr>
          <w:t>(</w:t>
        </w:r>
        <w:del w:id="500" w:author="George Glass" w:date="2021-06-03T13:03:00Z">
          <w:r w:rsidRPr="00C4527E" w:rsidDel="007C3221">
            <w:rPr>
              <w:rFonts w:ascii="Times New Roman" w:eastAsia="Times New Roman" w:hAnsi="Times New Roman" w:cs="Times New Roman"/>
              <w:color w:val="000000"/>
              <w:shd w:val="clear" w:color="auto" w:fill="FFFFFF"/>
              <w:lang w:val="en-SG"/>
            </w:rPr>
            <w:delText>x̅</w:delText>
          </w:r>
        </w:del>
      </w:moveTo>
      <w:ins w:id="501" w:author="George Glass" w:date="2021-06-03T13:03:00Z">
        <w:r w:rsidR="007C3221">
          <w:rPr>
            <w:rFonts w:ascii="Times New Roman" w:eastAsia="Times New Roman" w:hAnsi="Times New Roman" w:cs="Times New Roman"/>
            <w:color w:val="000000"/>
            <w:shd w:val="clear" w:color="auto" w:fill="FFFFFF"/>
            <w:lang w:val="en-SG"/>
          </w:rPr>
          <w:t>MD</w:t>
        </w:r>
      </w:ins>
      <w:moveTo w:id="502" w:author="George Glass" w:date="2021-06-03T11:44:00Z">
        <w:r w:rsidRPr="00C4527E">
          <w:rPr>
            <w:rFonts w:ascii="Times New Roman" w:eastAsia="Times New Roman" w:hAnsi="Times New Roman" w:cs="Times New Roman"/>
            <w:color w:val="000000"/>
            <w:shd w:val="clear" w:color="auto" w:fill="FFFFFF"/>
            <w:lang w:val="en-SG"/>
          </w:rPr>
          <w:t>=</w:t>
        </w:r>
        <w:r w:rsidRPr="00C4527E">
          <w:rPr>
            <w:rFonts w:ascii="Times New Roman" w:eastAsia="Times New Roman" w:hAnsi="Times New Roman" w:cs="Times New Roman"/>
            <w:color w:val="000000"/>
            <w:lang w:val="en-SG"/>
          </w:rPr>
          <w:t xml:space="preserve">0.36, </w:t>
        </w:r>
      </w:moveTo>
      <w:ins w:id="503" w:author="George Glass" w:date="2021-06-03T12:55:00Z">
        <w:r w:rsidR="008B37DC">
          <w:rPr>
            <w:rFonts w:ascii="Times New Roman" w:eastAsia="Times New Roman" w:hAnsi="Times New Roman" w:cs="Times New Roman"/>
            <w:color w:val="000000"/>
            <w:lang w:val="en-SG"/>
          </w:rPr>
          <w:t xml:space="preserve">95%CI: 0.24-0.47 </w:t>
        </w:r>
      </w:ins>
      <w:moveTo w:id="504" w:author="George Glass" w:date="2021-06-03T11:44:00Z">
        <w:r w:rsidRPr="00C4527E">
          <w:rPr>
            <w:rFonts w:ascii="Times New Roman" w:eastAsia="Times New Roman" w:hAnsi="Times New Roman" w:cs="Times New Roman"/>
            <w:color w:val="000000"/>
            <w:lang w:val="en-SG"/>
          </w:rPr>
          <w:t xml:space="preserve">p&lt;0.001), no </w:t>
        </w:r>
      </w:moveTo>
      <w:ins w:id="505" w:author="George Glass" w:date="2021-06-03T12:53:00Z">
        <w:r w:rsidR="008B37DC">
          <w:rPr>
            <w:rFonts w:ascii="Times New Roman" w:eastAsia="Times New Roman" w:hAnsi="Times New Roman" w:cs="Times New Roman"/>
            <w:color w:val="000000"/>
            <w:lang w:val="en-SG"/>
          </w:rPr>
          <w:t xml:space="preserve">statistically </w:t>
        </w:r>
      </w:ins>
      <w:moveTo w:id="506" w:author="George Glass" w:date="2021-06-03T11:44:00Z">
        <w:r w:rsidRPr="00C4527E">
          <w:rPr>
            <w:rFonts w:ascii="Times New Roman" w:eastAsia="Times New Roman" w:hAnsi="Times New Roman" w:cs="Times New Roman"/>
            <w:color w:val="000000"/>
            <w:lang w:val="en-SG"/>
          </w:rPr>
          <w:t>significant difference was found for most UTAUT domains (</w:t>
        </w:r>
        <w:del w:id="507" w:author="George Glass" w:date="2021-06-03T13:03:00Z">
          <w:r w:rsidRPr="00C4527E" w:rsidDel="007C3221">
            <w:rPr>
              <w:rFonts w:ascii="Times New Roman" w:eastAsia="Times New Roman" w:hAnsi="Times New Roman" w:cs="Times New Roman"/>
              <w:color w:val="000000"/>
              <w:shd w:val="clear" w:color="auto" w:fill="FFFFFF"/>
              <w:lang w:val="en-SG"/>
            </w:rPr>
            <w:delText>x̅</w:delText>
          </w:r>
        </w:del>
      </w:moveTo>
      <w:ins w:id="508" w:author="George Glass" w:date="2021-06-03T13:03:00Z">
        <w:r w:rsidR="007C3221">
          <w:rPr>
            <w:rFonts w:ascii="Times New Roman" w:eastAsia="Times New Roman" w:hAnsi="Times New Roman" w:cs="Times New Roman"/>
            <w:color w:val="000000"/>
            <w:shd w:val="clear" w:color="auto" w:fill="FFFFFF"/>
            <w:lang w:val="en-SG"/>
          </w:rPr>
          <w:t>MD</w:t>
        </w:r>
      </w:ins>
      <w:moveTo w:id="509" w:author="George Glass" w:date="2021-06-03T11:44:00Z">
        <w:r w:rsidRPr="00C4527E">
          <w:rPr>
            <w:rFonts w:ascii="Times New Roman" w:eastAsia="Times New Roman" w:hAnsi="Times New Roman" w:cs="Times New Roman"/>
            <w:color w:val="000000"/>
            <w:shd w:val="clear" w:color="auto" w:fill="FFFFFF"/>
            <w:lang w:val="en-SG"/>
          </w:rPr>
          <w:t>=</w:t>
        </w:r>
        <w:r w:rsidRPr="00C4527E">
          <w:rPr>
            <w:rFonts w:ascii="Times New Roman" w:eastAsia="Times New Roman" w:hAnsi="Times New Roman" w:cs="Times New Roman"/>
            <w:color w:val="000000"/>
            <w:lang w:val="en-SG"/>
          </w:rPr>
          <w:t>-0.04-0.07, p&gt;0.05), apart from Effort Expectanc</w:t>
        </w:r>
      </w:moveTo>
      <w:ins w:id="510" w:author="George Glass" w:date="2021-06-03T12:57:00Z">
        <w:r w:rsidR="00D036B0">
          <w:rPr>
            <w:rFonts w:ascii="Times New Roman" w:eastAsia="Times New Roman" w:hAnsi="Times New Roman" w:cs="Times New Roman"/>
            <w:color w:val="000000"/>
            <w:lang w:val="en-SG"/>
          </w:rPr>
          <w:t>y</w:t>
        </w:r>
      </w:ins>
      <w:moveTo w:id="511" w:author="George Glass" w:date="2021-06-03T11:44:00Z">
        <w:del w:id="512" w:author="George Glass" w:date="2021-06-03T12:57:00Z">
          <w:r w:rsidRPr="00C4527E" w:rsidDel="00D036B0">
            <w:rPr>
              <w:rFonts w:ascii="Times New Roman" w:eastAsia="Times New Roman" w:hAnsi="Times New Roman" w:cs="Times New Roman"/>
              <w:color w:val="000000"/>
              <w:lang w:val="en-SG"/>
            </w:rPr>
            <w:delText>y (EE)</w:delText>
          </w:r>
        </w:del>
        <w:r w:rsidRPr="00C4527E">
          <w:rPr>
            <w:rFonts w:ascii="Times New Roman" w:eastAsia="Times New Roman" w:hAnsi="Times New Roman" w:cs="Times New Roman"/>
            <w:color w:val="000000"/>
            <w:lang w:val="en-SG"/>
          </w:rPr>
          <w:t xml:space="preserve"> (</w:t>
        </w:r>
        <w:del w:id="513" w:author="George Glass" w:date="2021-06-03T13:03:00Z">
          <w:r w:rsidRPr="00C4527E" w:rsidDel="007C3221">
            <w:rPr>
              <w:rFonts w:ascii="Times New Roman" w:eastAsia="Times New Roman" w:hAnsi="Times New Roman" w:cs="Times New Roman"/>
              <w:color w:val="000000"/>
              <w:shd w:val="clear" w:color="auto" w:fill="FFFFFF"/>
              <w:lang w:val="en-SG"/>
            </w:rPr>
            <w:delText>x̅</w:delText>
          </w:r>
        </w:del>
      </w:moveTo>
      <w:ins w:id="514" w:author="George Glass" w:date="2021-06-03T13:03:00Z">
        <w:r w:rsidR="007C3221">
          <w:rPr>
            <w:rFonts w:ascii="Times New Roman" w:eastAsia="Times New Roman" w:hAnsi="Times New Roman" w:cs="Times New Roman"/>
            <w:color w:val="000000"/>
            <w:shd w:val="clear" w:color="auto" w:fill="FFFFFF"/>
            <w:lang w:val="en-SG"/>
          </w:rPr>
          <w:t>MD</w:t>
        </w:r>
      </w:ins>
      <w:moveTo w:id="515" w:author="George Glass" w:date="2021-06-03T11:44:00Z">
        <w:r w:rsidRPr="00C4527E">
          <w:rPr>
            <w:rFonts w:ascii="Times New Roman" w:eastAsia="Times New Roman" w:hAnsi="Times New Roman" w:cs="Times New Roman"/>
            <w:color w:val="000000"/>
            <w:shd w:val="clear" w:color="auto" w:fill="FFFFFF"/>
            <w:lang w:val="en-SG"/>
          </w:rPr>
          <w:t>=</w:t>
        </w:r>
        <w:r w:rsidRPr="00C4527E">
          <w:rPr>
            <w:rFonts w:ascii="Times New Roman" w:eastAsia="Times New Roman" w:hAnsi="Times New Roman" w:cs="Times New Roman"/>
            <w:color w:val="000000"/>
            <w:lang w:val="en-SG"/>
          </w:rPr>
          <w:t>0.11,</w:t>
        </w:r>
      </w:moveTo>
      <w:ins w:id="516" w:author="George Glass" w:date="2021-06-03T12:52:00Z">
        <w:r w:rsidR="00804BFA">
          <w:rPr>
            <w:rFonts w:ascii="Times New Roman" w:eastAsia="Times New Roman" w:hAnsi="Times New Roman" w:cs="Times New Roman"/>
            <w:color w:val="000000"/>
            <w:lang w:val="en-SG"/>
          </w:rPr>
          <w:t xml:space="preserve"> 95%CI:0.03-0.19 </w:t>
        </w:r>
      </w:ins>
      <w:moveTo w:id="517" w:author="George Glass" w:date="2021-06-03T11:44:00Z">
        <w:r w:rsidRPr="00C4527E">
          <w:rPr>
            <w:rFonts w:ascii="Times New Roman" w:eastAsia="Times New Roman" w:hAnsi="Times New Roman" w:cs="Times New Roman"/>
            <w:color w:val="000000"/>
            <w:lang w:val="en-SG"/>
          </w:rPr>
          <w:t xml:space="preserve"> p=0.01). </w:t>
        </w:r>
      </w:moveTo>
      <w:ins w:id="518" w:author="George Glass" w:date="2021-06-03T12:53:00Z">
        <w:r w:rsidR="008B37DC">
          <w:rPr>
            <w:rFonts w:ascii="Times New Roman" w:eastAsia="Times New Roman" w:hAnsi="Times New Roman" w:cs="Times New Roman"/>
            <w:color w:val="000000"/>
            <w:lang w:val="en-SG"/>
          </w:rPr>
          <w:t xml:space="preserve">However, this </w:t>
        </w:r>
      </w:ins>
      <w:ins w:id="519" w:author="George Glass" w:date="2021-06-03T12:57:00Z">
        <w:r w:rsidR="00D036B0">
          <w:rPr>
            <w:rFonts w:ascii="Times New Roman" w:eastAsia="Times New Roman" w:hAnsi="Times New Roman" w:cs="Times New Roman"/>
            <w:color w:val="000000"/>
            <w:lang w:val="en-SG"/>
          </w:rPr>
          <w:t>was</w:t>
        </w:r>
      </w:ins>
      <w:ins w:id="520" w:author="George Glass" w:date="2021-06-03T12:53:00Z">
        <w:r w:rsidR="008B37DC">
          <w:rPr>
            <w:rFonts w:ascii="Times New Roman" w:eastAsia="Times New Roman" w:hAnsi="Times New Roman" w:cs="Times New Roman"/>
            <w:color w:val="000000"/>
            <w:lang w:val="en-SG"/>
          </w:rPr>
          <w:t xml:space="preserve"> too small </w:t>
        </w:r>
      </w:ins>
      <w:ins w:id="521" w:author="George Glass" w:date="2021-06-03T13:05:00Z">
        <w:r w:rsidR="007C3221">
          <w:rPr>
            <w:rFonts w:ascii="Times New Roman" w:eastAsia="Times New Roman" w:hAnsi="Times New Roman" w:cs="Times New Roman"/>
            <w:color w:val="000000"/>
            <w:lang w:val="en-SG"/>
          </w:rPr>
          <w:t>to clearly reflect</w:t>
        </w:r>
      </w:ins>
      <w:ins w:id="522" w:author="George Glass" w:date="2021-06-03T12:53:00Z">
        <w:r w:rsidR="008B37DC">
          <w:rPr>
            <w:rFonts w:ascii="Times New Roman" w:eastAsia="Times New Roman" w:hAnsi="Times New Roman" w:cs="Times New Roman"/>
            <w:color w:val="000000"/>
            <w:lang w:val="en-SG"/>
          </w:rPr>
          <w:t xml:space="preserve"> </w:t>
        </w:r>
      </w:ins>
      <w:ins w:id="523" w:author="George Glass" w:date="2021-06-03T13:05:00Z">
        <w:r w:rsidR="007C3221">
          <w:rPr>
            <w:rFonts w:ascii="Times New Roman" w:eastAsia="Times New Roman" w:hAnsi="Times New Roman" w:cs="Times New Roman"/>
            <w:color w:val="000000"/>
            <w:lang w:val="en-SG"/>
          </w:rPr>
          <w:t>a meaningful</w:t>
        </w:r>
      </w:ins>
      <w:ins w:id="524" w:author="George Glass" w:date="2021-06-03T12:53:00Z">
        <w:r w:rsidR="008B37DC">
          <w:rPr>
            <w:rFonts w:ascii="Times New Roman" w:eastAsia="Times New Roman" w:hAnsi="Times New Roman" w:cs="Times New Roman"/>
            <w:color w:val="000000"/>
            <w:lang w:val="en-SG"/>
          </w:rPr>
          <w:t xml:space="preserve"> difference.</w:t>
        </w:r>
      </w:ins>
    </w:p>
    <w:p w14:paraId="207571D9" w14:textId="77777777" w:rsidR="004A7647" w:rsidRPr="00C4527E" w:rsidRDefault="004A7647" w:rsidP="004A7647">
      <w:pPr>
        <w:spacing w:before="240" w:after="240"/>
        <w:rPr>
          <w:moveTo w:id="525" w:author="George Glass" w:date="2021-06-03T11:44:00Z"/>
          <w:rFonts w:ascii="Times New Roman" w:eastAsia="Times New Roman" w:hAnsi="Times New Roman" w:cs="Times New Roman"/>
          <w:lang w:val="en-SG"/>
        </w:rPr>
      </w:pPr>
      <w:moveTo w:id="526" w:author="George Glass" w:date="2021-06-03T11:44:00Z">
        <w:r w:rsidRPr="00C4527E">
          <w:rPr>
            <w:rFonts w:ascii="Times New Roman" w:eastAsia="Times New Roman" w:hAnsi="Times New Roman" w:cs="Times New Roman"/>
            <w:b/>
            <w:bCs/>
            <w:color w:val="000000"/>
            <w:lang w:val="en-SG"/>
          </w:rPr>
          <w:t>Discussion</w:t>
        </w:r>
      </w:moveTo>
    </w:p>
    <w:p w14:paraId="549D63C4" w14:textId="5DE3B9DB" w:rsidR="004A7647" w:rsidRPr="00C4527E" w:rsidRDefault="004A7647" w:rsidP="004A7647">
      <w:pPr>
        <w:spacing w:before="240" w:after="240"/>
        <w:rPr>
          <w:moveTo w:id="527" w:author="George Glass" w:date="2021-06-03T11:44:00Z"/>
          <w:rFonts w:ascii="Times New Roman" w:eastAsia="Times New Roman" w:hAnsi="Times New Roman" w:cs="Times New Roman"/>
          <w:lang w:val="en-SG"/>
        </w:rPr>
      </w:pPr>
      <w:moveTo w:id="528" w:author="George Glass" w:date="2021-06-03T11:44:00Z">
        <w:r w:rsidRPr="00C4527E">
          <w:rPr>
            <w:rFonts w:ascii="Times New Roman" w:eastAsia="Times New Roman" w:hAnsi="Times New Roman" w:cs="Times New Roman"/>
            <w:color w:val="000000"/>
            <w:lang w:val="en-SG"/>
          </w:rPr>
          <w:t xml:space="preserve">This is the first study to examine the effects of </w:t>
        </w:r>
      </w:moveTo>
      <w:ins w:id="529" w:author="George Glass" w:date="2021-06-03T12:59:00Z">
        <w:r w:rsidR="00D036B0">
          <w:rPr>
            <w:rFonts w:ascii="Times New Roman" w:eastAsia="Times New Roman" w:hAnsi="Times New Roman" w:cs="Times New Roman"/>
            <w:color w:val="000000"/>
            <w:lang w:val="en-SG"/>
          </w:rPr>
          <w:t xml:space="preserve">nurses’ </w:t>
        </w:r>
      </w:ins>
      <w:moveTo w:id="530" w:author="George Glass" w:date="2021-06-03T11:44:00Z">
        <w:r w:rsidRPr="00C4527E">
          <w:rPr>
            <w:rFonts w:ascii="Times New Roman" w:eastAsia="Times New Roman" w:hAnsi="Times New Roman" w:cs="Times New Roman"/>
            <w:color w:val="000000"/>
            <w:lang w:val="en-SG"/>
          </w:rPr>
          <w:t xml:space="preserve">digital nativity on attitudes to </w:t>
        </w:r>
        <w:del w:id="531" w:author="George Glass" w:date="2021-06-03T12:59:00Z">
          <w:r w:rsidRPr="00C4527E" w:rsidDel="00D036B0">
            <w:rPr>
              <w:rFonts w:ascii="Times New Roman" w:eastAsia="Times New Roman" w:hAnsi="Times New Roman" w:cs="Times New Roman"/>
              <w:color w:val="000000"/>
              <w:lang w:val="en-SG"/>
            </w:rPr>
            <w:delText>digital health</w:delText>
          </w:r>
        </w:del>
      </w:moveTo>
      <w:ins w:id="532" w:author="George Glass" w:date="2021-06-03T12:59:00Z">
        <w:r w:rsidR="00D036B0">
          <w:rPr>
            <w:rFonts w:ascii="Times New Roman" w:eastAsia="Times New Roman" w:hAnsi="Times New Roman" w:cs="Times New Roman"/>
            <w:color w:val="000000"/>
            <w:lang w:val="en-SG"/>
          </w:rPr>
          <w:t>workplace technology</w:t>
        </w:r>
      </w:ins>
      <w:moveTo w:id="533" w:author="George Glass" w:date="2021-06-03T11:44:00Z">
        <w:r w:rsidRPr="00C4527E">
          <w:rPr>
            <w:rFonts w:ascii="Times New Roman" w:eastAsia="Times New Roman" w:hAnsi="Times New Roman" w:cs="Times New Roman"/>
            <w:color w:val="000000"/>
            <w:lang w:val="en-SG"/>
          </w:rPr>
          <w:t xml:space="preserve"> in Singapore</w:t>
        </w:r>
        <w:del w:id="534" w:author="George Glass" w:date="2021-06-03T12:59:00Z">
          <w:r w:rsidRPr="00C4527E" w:rsidDel="00D036B0">
            <w:rPr>
              <w:rFonts w:ascii="Times New Roman" w:eastAsia="Times New Roman" w:hAnsi="Times New Roman" w:cs="Times New Roman"/>
              <w:color w:val="000000"/>
              <w:lang w:val="en-SG"/>
            </w:rPr>
            <w:delText xml:space="preserve"> nurses</w:delText>
          </w:r>
        </w:del>
        <w:r w:rsidRPr="00C4527E">
          <w:rPr>
            <w:rFonts w:ascii="Times New Roman" w:eastAsia="Times New Roman" w:hAnsi="Times New Roman" w:cs="Times New Roman"/>
            <w:color w:val="000000"/>
            <w:lang w:val="en-SG"/>
          </w:rPr>
          <w:t xml:space="preserve">. Although there </w:t>
        </w:r>
        <w:del w:id="535" w:author="George Glass" w:date="2021-06-03T12:59:00Z">
          <w:r w:rsidRPr="00C4527E" w:rsidDel="00D036B0">
            <w:rPr>
              <w:rFonts w:ascii="Times New Roman" w:eastAsia="Times New Roman" w:hAnsi="Times New Roman" w:cs="Times New Roman"/>
              <w:color w:val="000000"/>
              <w:lang w:val="en-SG"/>
            </w:rPr>
            <w:delText>was a larger sample of</w:delText>
          </w:r>
        </w:del>
      </w:moveTo>
      <w:ins w:id="536" w:author="George Glass" w:date="2021-06-03T12:59:00Z">
        <w:r w:rsidR="00D036B0">
          <w:rPr>
            <w:rFonts w:ascii="Times New Roman" w:eastAsia="Times New Roman" w:hAnsi="Times New Roman" w:cs="Times New Roman"/>
            <w:color w:val="000000"/>
            <w:lang w:val="en-SG"/>
          </w:rPr>
          <w:t>were disproportionately more</w:t>
        </w:r>
      </w:ins>
      <w:moveTo w:id="537" w:author="George Glass" w:date="2021-06-03T11:44:00Z">
        <w:r w:rsidRPr="00C4527E">
          <w:rPr>
            <w:rFonts w:ascii="Times New Roman" w:eastAsia="Times New Roman" w:hAnsi="Times New Roman" w:cs="Times New Roman"/>
            <w:color w:val="000000"/>
            <w:lang w:val="en-SG"/>
          </w:rPr>
          <w:t xml:space="preserve"> digital natives, this is reflective of </w:t>
        </w:r>
        <w:del w:id="538" w:author="George Glass" w:date="2021-06-03T12:54:00Z">
          <w:r w:rsidRPr="00C4527E" w:rsidDel="008B37DC">
            <w:rPr>
              <w:rFonts w:ascii="Times New Roman" w:eastAsia="Times New Roman" w:hAnsi="Times New Roman" w:cs="Times New Roman"/>
              <w:color w:val="000000"/>
              <w:lang w:val="en-SG"/>
            </w:rPr>
            <w:delText>the nursing population demographic</w:delText>
          </w:r>
        </w:del>
      </w:moveTo>
      <w:ins w:id="539" w:author="George Glass" w:date="2021-06-03T12:54:00Z">
        <w:r w:rsidR="008B37DC">
          <w:rPr>
            <w:rFonts w:ascii="Times New Roman" w:eastAsia="Times New Roman" w:hAnsi="Times New Roman" w:cs="Times New Roman"/>
            <w:color w:val="000000"/>
            <w:lang w:val="en-SG"/>
          </w:rPr>
          <w:t>a younger nursing workforce</w:t>
        </w:r>
      </w:ins>
      <w:moveTo w:id="540" w:author="George Glass" w:date="2021-06-03T11:44:00Z">
        <w:r w:rsidRPr="00C4527E">
          <w:rPr>
            <w:rFonts w:ascii="Times New Roman" w:eastAsia="Times New Roman" w:hAnsi="Times New Roman" w:cs="Times New Roman"/>
            <w:color w:val="000000"/>
            <w:lang w:val="en-SG"/>
          </w:rPr>
          <w:t xml:space="preserve">. Interestingly, despite the difference in self-reported technological-savviness between digital natives and immigrants, this difference was not reflected in their views </w:t>
        </w:r>
        <w:del w:id="541" w:author="George Glass" w:date="2021-06-03T12:54:00Z">
          <w:r w:rsidRPr="00C4527E" w:rsidDel="008B37DC">
            <w:rPr>
              <w:rFonts w:ascii="Times New Roman" w:eastAsia="Times New Roman" w:hAnsi="Times New Roman" w:cs="Times New Roman"/>
              <w:color w:val="000000"/>
              <w:lang w:val="en-SG"/>
            </w:rPr>
            <w:delText>of our health system</w:delText>
          </w:r>
        </w:del>
      </w:moveTo>
      <w:ins w:id="542" w:author="George Glass" w:date="2021-06-03T12:54:00Z">
        <w:r w:rsidR="008B37DC">
          <w:rPr>
            <w:rFonts w:ascii="Times New Roman" w:eastAsia="Times New Roman" w:hAnsi="Times New Roman" w:cs="Times New Roman"/>
            <w:color w:val="000000"/>
            <w:lang w:val="en-SG"/>
          </w:rPr>
          <w:t>of using technology at work</w:t>
        </w:r>
      </w:ins>
      <w:moveTo w:id="543" w:author="George Glass" w:date="2021-06-03T11:44:00Z">
        <w:r w:rsidRPr="00C4527E">
          <w:rPr>
            <w:rFonts w:ascii="Times New Roman" w:eastAsia="Times New Roman" w:hAnsi="Times New Roman" w:cs="Times New Roman"/>
            <w:color w:val="000000"/>
            <w:lang w:val="en-SG"/>
          </w:rPr>
          <w:t>. Hence, digital nativity might not affect the attitudes for technological adoption in our nurses. </w:t>
        </w:r>
      </w:moveTo>
    </w:p>
    <w:p w14:paraId="350934CD" w14:textId="0FE23A6D" w:rsidR="004A7647" w:rsidRPr="00C4527E" w:rsidRDefault="004A7647" w:rsidP="004A7647">
      <w:pPr>
        <w:spacing w:before="240" w:after="240"/>
        <w:rPr>
          <w:moveTo w:id="544" w:author="George Glass" w:date="2021-06-03T11:44:00Z"/>
          <w:rFonts w:ascii="Times New Roman" w:eastAsia="Times New Roman" w:hAnsi="Times New Roman" w:cs="Times New Roman"/>
          <w:lang w:val="en-SG"/>
        </w:rPr>
      </w:pPr>
      <w:moveTo w:id="545" w:author="George Glass" w:date="2021-06-03T11:44:00Z">
        <w:r w:rsidRPr="00C4527E">
          <w:rPr>
            <w:rFonts w:ascii="Times New Roman" w:eastAsia="Times New Roman" w:hAnsi="Times New Roman" w:cs="Times New Roman"/>
            <w:color w:val="000000"/>
            <w:lang w:val="en-SG"/>
          </w:rPr>
          <w:t>(</w:t>
        </w:r>
        <w:del w:id="546" w:author="George Glass" w:date="2021-06-03T12:51:00Z">
          <w:r w:rsidRPr="00C4527E" w:rsidDel="00424EC5">
            <w:rPr>
              <w:rFonts w:ascii="Times New Roman" w:eastAsia="Times New Roman" w:hAnsi="Times New Roman" w:cs="Times New Roman"/>
              <w:color w:val="000000"/>
              <w:lang w:val="en-SG"/>
            </w:rPr>
            <w:delText>276</w:delText>
          </w:r>
        </w:del>
      </w:moveTo>
      <w:ins w:id="547" w:author="George Glass" w:date="2021-06-03T13:06:00Z">
        <w:r w:rsidR="007C3221">
          <w:rPr>
            <w:rFonts w:ascii="Times New Roman" w:eastAsia="Times New Roman" w:hAnsi="Times New Roman" w:cs="Times New Roman"/>
            <w:color w:val="000000"/>
            <w:lang w:val="en-SG"/>
          </w:rPr>
          <w:t>248</w:t>
        </w:r>
      </w:ins>
      <w:moveTo w:id="548" w:author="George Glass" w:date="2021-06-03T11:44:00Z">
        <w:r w:rsidRPr="00C4527E">
          <w:rPr>
            <w:rFonts w:ascii="Times New Roman" w:eastAsia="Times New Roman" w:hAnsi="Times New Roman" w:cs="Times New Roman"/>
            <w:color w:val="000000"/>
            <w:lang w:val="en-SG"/>
          </w:rPr>
          <w:t xml:space="preserve"> words)</w:t>
        </w:r>
      </w:moveTo>
    </w:p>
    <w:moveToRangeEnd w:id="408"/>
    <w:p w14:paraId="27CCF5C2" w14:textId="77777777" w:rsidR="004A7647" w:rsidRPr="00C4527E" w:rsidRDefault="004A7647" w:rsidP="00C4527E">
      <w:pPr>
        <w:spacing w:before="240" w:after="240"/>
        <w:rPr>
          <w:rFonts w:ascii="Times New Roman" w:eastAsia="Times New Roman" w:hAnsi="Times New Roman" w:cs="Times New Roman"/>
          <w:lang w:val="en-SG"/>
        </w:rPr>
      </w:pPr>
    </w:p>
    <w:p w14:paraId="67AC6E8A" w14:textId="77777777" w:rsidR="00C4527E" w:rsidRPr="00C4527E" w:rsidRDefault="00C4527E" w:rsidP="00C4527E">
      <w:pPr>
        <w:spacing w:after="240"/>
        <w:rPr>
          <w:rFonts w:ascii="Times New Roman" w:eastAsia="Times New Roman" w:hAnsi="Times New Roman" w:cs="Times New Roman"/>
          <w:lang w:val="en-SG"/>
        </w:rPr>
      </w:pPr>
      <w:r w:rsidRPr="00C4527E">
        <w:rPr>
          <w:rFonts w:ascii="Times New Roman" w:eastAsia="Times New Roman" w:hAnsi="Times New Roman" w:cs="Times New Roman"/>
          <w:lang w:val="en-SG"/>
        </w:rPr>
        <w:br/>
      </w:r>
    </w:p>
    <w:p w14:paraId="5D197FFF" w14:textId="77777777" w:rsidR="00C4527E" w:rsidRDefault="00C4527E" w:rsidP="00C4527E">
      <w:pPr>
        <w:rPr>
          <w:rFonts w:ascii="Arial" w:eastAsia="Times New Roman" w:hAnsi="Arial" w:cs="Arial"/>
          <w:color w:val="222222"/>
          <w:sz w:val="20"/>
          <w:szCs w:val="20"/>
          <w:shd w:val="clear" w:color="auto" w:fill="FFFFFF"/>
          <w:lang w:val="en-SG"/>
        </w:rPr>
      </w:pPr>
    </w:p>
    <w:p w14:paraId="3650331A" w14:textId="77777777" w:rsidR="00C4527E" w:rsidRPr="00C4527E" w:rsidRDefault="00C4527E" w:rsidP="00C4527E">
      <w:pPr>
        <w:rPr>
          <w:rFonts w:ascii="Times New Roman" w:eastAsia="Times New Roman" w:hAnsi="Times New Roman" w:cs="Times New Roman"/>
          <w:lang w:val="en-SG"/>
        </w:rPr>
      </w:pPr>
    </w:p>
    <w:p w14:paraId="3DC541A4" w14:textId="77777777" w:rsidR="00C4527E" w:rsidRDefault="00C4527E">
      <w:pPr>
        <w:rPr>
          <w:rFonts w:ascii="Arial" w:eastAsia="Times New Roman" w:hAnsi="Arial" w:cs="Arial"/>
          <w:b/>
          <w:bCs/>
          <w:color w:val="333333"/>
          <w:u w:val="single"/>
          <w:lang w:val="en-SG"/>
        </w:rPr>
      </w:pPr>
      <w:r>
        <w:rPr>
          <w:rFonts w:ascii="Arial" w:eastAsia="Times New Roman" w:hAnsi="Arial" w:cs="Arial"/>
          <w:b/>
          <w:bCs/>
          <w:color w:val="333333"/>
          <w:u w:val="single"/>
          <w:lang w:val="en-SG"/>
        </w:rPr>
        <w:br w:type="page"/>
      </w:r>
    </w:p>
    <w:p w14:paraId="5373F835" w14:textId="4E28A9F8" w:rsidR="00C4527E" w:rsidRPr="00C4527E" w:rsidDel="004A7647" w:rsidRDefault="00C4527E" w:rsidP="004A7647">
      <w:pPr>
        <w:spacing w:before="240" w:after="240"/>
        <w:rPr>
          <w:del w:id="549" w:author="George Glass" w:date="2021-06-03T11:44:00Z"/>
          <w:rFonts w:ascii="Times New Roman" w:eastAsia="Times New Roman" w:hAnsi="Times New Roman" w:cs="Times New Roman"/>
          <w:lang w:val="en-SG"/>
        </w:rPr>
        <w:pPrChange w:id="550" w:author="George Glass" w:date="2021-06-03T11:44:00Z">
          <w:pPr>
            <w:spacing w:before="240" w:after="240"/>
          </w:pPr>
        </w:pPrChange>
      </w:pPr>
      <w:del w:id="551" w:author="George Glass" w:date="2021-06-03T11:44:00Z">
        <w:r w:rsidRPr="00C4527E" w:rsidDel="004A7647">
          <w:rPr>
            <w:rFonts w:ascii="Arial" w:eastAsia="Times New Roman" w:hAnsi="Arial" w:cs="Arial"/>
            <w:b/>
            <w:bCs/>
            <w:color w:val="333333"/>
            <w:u w:val="single"/>
            <w:lang w:val="en-SG"/>
          </w:rPr>
          <w:lastRenderedPageBreak/>
          <w:delText>Comparing Digital Natives (aged 21-40) and Digital Immigrants (aged &gt;41)</w:delText>
        </w:r>
      </w:del>
    </w:p>
    <w:p w14:paraId="2305FBF9" w14:textId="642E9718" w:rsidR="00C4527E" w:rsidRPr="00C4527E" w:rsidDel="004A7647" w:rsidRDefault="00C4527E" w:rsidP="004A7647">
      <w:pPr>
        <w:spacing w:before="240" w:after="240"/>
        <w:rPr>
          <w:del w:id="552" w:author="George Glass" w:date="2021-06-03T11:44:00Z"/>
          <w:rFonts w:ascii="Times New Roman" w:eastAsia="Times New Roman" w:hAnsi="Times New Roman" w:cs="Times New Roman"/>
          <w:lang w:val="en-SG"/>
        </w:rPr>
        <w:pPrChange w:id="553" w:author="George Glass" w:date="2021-06-03T11:44:00Z">
          <w:pPr>
            <w:spacing w:before="240" w:after="240"/>
          </w:pPr>
        </w:pPrChange>
      </w:pPr>
      <w:del w:id="554" w:author="George Glass" w:date="2021-06-03T11:44:00Z">
        <w:r w:rsidRPr="00C4527E" w:rsidDel="004A7647">
          <w:rPr>
            <w:rFonts w:ascii="Arial" w:eastAsia="Times New Roman" w:hAnsi="Arial" w:cs="Arial"/>
            <w:color w:val="333333"/>
            <w:lang w:val="en-SG"/>
          </w:rPr>
          <w:delText>Table 1. Demographics of digital native and digital immigrant nurses</w:delText>
        </w:r>
      </w:del>
    </w:p>
    <w:tbl>
      <w:tblPr>
        <w:tblW w:w="9360" w:type="dxa"/>
        <w:tblCellMar>
          <w:top w:w="15" w:type="dxa"/>
          <w:left w:w="15" w:type="dxa"/>
          <w:bottom w:w="15" w:type="dxa"/>
          <w:right w:w="15" w:type="dxa"/>
        </w:tblCellMar>
        <w:tblLook w:val="04A0" w:firstRow="1" w:lastRow="0" w:firstColumn="1" w:lastColumn="0" w:noHBand="0" w:noVBand="1"/>
      </w:tblPr>
      <w:tblGrid>
        <w:gridCol w:w="3295"/>
        <w:gridCol w:w="1359"/>
        <w:gridCol w:w="1674"/>
        <w:gridCol w:w="1358"/>
        <w:gridCol w:w="1674"/>
      </w:tblGrid>
      <w:tr w:rsidR="00C4527E" w:rsidRPr="00C4527E" w:rsidDel="004A7647" w14:paraId="32756E63" w14:textId="0532D23D" w:rsidTr="00C4527E">
        <w:trPr>
          <w:trHeight w:val="400"/>
          <w:del w:id="555"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03675" w14:textId="6A676F20" w:rsidR="00C4527E" w:rsidRPr="00C4527E" w:rsidDel="004A7647" w:rsidRDefault="00C4527E" w:rsidP="004A7647">
            <w:pPr>
              <w:spacing w:before="240" w:after="240"/>
              <w:rPr>
                <w:del w:id="556" w:author="George Glass" w:date="2021-06-03T11:44:00Z"/>
                <w:rFonts w:ascii="Times New Roman" w:eastAsia="Times New Roman" w:hAnsi="Times New Roman" w:cs="Times New Roman"/>
                <w:lang w:val="en-SG"/>
              </w:rPr>
              <w:pPrChange w:id="557" w:author="George Glass" w:date="2021-06-03T11:44:00Z">
                <w:pPr/>
              </w:pPrChange>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5E66C" w14:textId="491D542B" w:rsidR="00C4527E" w:rsidRPr="00C4527E" w:rsidDel="004A7647" w:rsidRDefault="00C4527E" w:rsidP="004A7647">
            <w:pPr>
              <w:spacing w:before="240" w:after="240"/>
              <w:jc w:val="center"/>
              <w:rPr>
                <w:del w:id="558" w:author="George Glass" w:date="2021-06-03T11:44:00Z"/>
                <w:rFonts w:ascii="Times New Roman" w:eastAsia="Times New Roman" w:hAnsi="Times New Roman" w:cs="Times New Roman"/>
                <w:lang w:val="en-SG"/>
              </w:rPr>
              <w:pPrChange w:id="559" w:author="George Glass" w:date="2021-06-03T11:44:00Z">
                <w:pPr>
                  <w:jc w:val="center"/>
                </w:pPr>
              </w:pPrChange>
            </w:pPr>
            <w:del w:id="560" w:author="George Glass" w:date="2021-06-03T11:44:00Z">
              <w:r w:rsidRPr="00C4527E" w:rsidDel="004A7647">
                <w:rPr>
                  <w:rFonts w:ascii="Arial" w:eastAsia="Times New Roman" w:hAnsi="Arial" w:cs="Arial"/>
                  <w:color w:val="333333"/>
                  <w:sz w:val="20"/>
                  <w:szCs w:val="20"/>
                  <w:lang w:val="en-SG"/>
                </w:rPr>
                <w:delText>T1 (n=1152)</w:delText>
              </w:r>
            </w:del>
          </w:p>
        </w:tc>
      </w:tr>
      <w:tr w:rsidR="00C4527E" w:rsidRPr="00C4527E" w:rsidDel="004A7647" w14:paraId="46D478EB" w14:textId="7EED5A5F" w:rsidTr="00C4527E">
        <w:trPr>
          <w:trHeight w:val="400"/>
          <w:del w:id="561"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8ABCC" w14:textId="09B80EC2" w:rsidR="00C4527E" w:rsidRPr="00C4527E" w:rsidDel="004A7647" w:rsidRDefault="00C4527E" w:rsidP="004A7647">
            <w:pPr>
              <w:spacing w:before="240" w:after="240"/>
              <w:rPr>
                <w:del w:id="562" w:author="George Glass" w:date="2021-06-03T11:44:00Z"/>
                <w:rFonts w:ascii="Times New Roman" w:eastAsia="Times New Roman" w:hAnsi="Times New Roman" w:cs="Times New Roman"/>
                <w:lang w:val="en-SG"/>
              </w:rPr>
              <w:pPrChange w:id="563" w:author="George Glass" w:date="2021-06-03T11:44:00Z">
                <w:pPr/>
              </w:pPrChange>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39729" w14:textId="22891069" w:rsidR="00C4527E" w:rsidRPr="00C4527E" w:rsidDel="004A7647" w:rsidRDefault="00C4527E" w:rsidP="004A7647">
            <w:pPr>
              <w:spacing w:before="240" w:after="240"/>
              <w:jc w:val="center"/>
              <w:rPr>
                <w:del w:id="564" w:author="George Glass" w:date="2021-06-03T11:44:00Z"/>
                <w:rFonts w:ascii="Times New Roman" w:eastAsia="Times New Roman" w:hAnsi="Times New Roman" w:cs="Times New Roman"/>
                <w:lang w:val="en-SG"/>
              </w:rPr>
              <w:pPrChange w:id="565" w:author="George Glass" w:date="2021-06-03T11:44:00Z">
                <w:pPr>
                  <w:jc w:val="center"/>
                </w:pPr>
              </w:pPrChange>
            </w:pPr>
            <w:del w:id="566" w:author="George Glass" w:date="2021-06-03T11:44:00Z">
              <w:r w:rsidRPr="00C4527E" w:rsidDel="004A7647">
                <w:rPr>
                  <w:rFonts w:ascii="Arial" w:eastAsia="Times New Roman" w:hAnsi="Arial" w:cs="Arial"/>
                  <w:color w:val="333333"/>
                  <w:sz w:val="20"/>
                  <w:szCs w:val="20"/>
                  <w:lang w:val="en-SG"/>
                </w:rPr>
                <w:delText>n (%)</w:delText>
              </w:r>
            </w:del>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AE8DF" w14:textId="6CBF38A7" w:rsidR="00C4527E" w:rsidRPr="00C4527E" w:rsidDel="004A7647" w:rsidRDefault="00C4527E" w:rsidP="004A7647">
            <w:pPr>
              <w:spacing w:before="240" w:after="240"/>
              <w:jc w:val="center"/>
              <w:rPr>
                <w:del w:id="567" w:author="George Glass" w:date="2021-06-03T11:44:00Z"/>
                <w:rFonts w:ascii="Times New Roman" w:eastAsia="Times New Roman" w:hAnsi="Times New Roman" w:cs="Times New Roman"/>
                <w:lang w:val="en-SG"/>
              </w:rPr>
              <w:pPrChange w:id="568" w:author="George Glass" w:date="2021-06-03T11:44:00Z">
                <w:pPr>
                  <w:jc w:val="center"/>
                </w:pPr>
              </w:pPrChange>
            </w:pPr>
            <w:del w:id="569" w:author="George Glass" w:date="2021-06-03T11:44:00Z">
              <w:r w:rsidRPr="00C4527E" w:rsidDel="004A7647">
                <w:rPr>
                  <w:rFonts w:ascii="Arial" w:eastAsia="Times New Roman" w:hAnsi="Arial" w:cs="Arial"/>
                  <w:color w:val="333333"/>
                  <w:sz w:val="20"/>
                  <w:szCs w:val="20"/>
                  <w:lang w:val="en-SG"/>
                </w:rPr>
                <w:delText>Mean (SD)</w:delText>
              </w:r>
            </w:del>
          </w:p>
        </w:tc>
      </w:tr>
      <w:tr w:rsidR="00C4527E" w:rsidRPr="00C4527E" w:rsidDel="004A7647" w14:paraId="0D7E977E" w14:textId="7CCDA13A" w:rsidTr="00C4527E">
        <w:trPr>
          <w:del w:id="570"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FBB44" w14:textId="72B0EA84" w:rsidR="00C4527E" w:rsidRPr="00C4527E" w:rsidDel="004A7647" w:rsidRDefault="00C4527E" w:rsidP="004A7647">
            <w:pPr>
              <w:spacing w:before="240" w:after="240"/>
              <w:rPr>
                <w:del w:id="571" w:author="George Glass" w:date="2021-06-03T11:44:00Z"/>
                <w:rFonts w:ascii="Times New Roman" w:eastAsia="Times New Roman" w:hAnsi="Times New Roman" w:cs="Times New Roman"/>
                <w:lang w:val="en-SG"/>
              </w:rPr>
              <w:pPrChange w:id="572"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00F20" w14:textId="1121CBA1" w:rsidR="00C4527E" w:rsidRPr="00C4527E" w:rsidDel="004A7647" w:rsidRDefault="00C4527E" w:rsidP="004A7647">
            <w:pPr>
              <w:spacing w:before="240" w:after="240"/>
              <w:jc w:val="center"/>
              <w:rPr>
                <w:del w:id="573" w:author="George Glass" w:date="2021-06-03T11:44:00Z"/>
                <w:rFonts w:ascii="Times New Roman" w:eastAsia="Times New Roman" w:hAnsi="Times New Roman" w:cs="Times New Roman"/>
                <w:lang w:val="en-SG"/>
              </w:rPr>
              <w:pPrChange w:id="574" w:author="George Glass" w:date="2021-06-03T11:44:00Z">
                <w:pPr>
                  <w:jc w:val="center"/>
                </w:pPr>
              </w:pPrChange>
            </w:pPr>
            <w:del w:id="575" w:author="George Glass" w:date="2021-06-03T11:44:00Z">
              <w:r w:rsidRPr="00C4527E" w:rsidDel="004A7647">
                <w:rPr>
                  <w:rFonts w:ascii="Arial" w:eastAsia="Times New Roman" w:hAnsi="Arial" w:cs="Arial"/>
                  <w:color w:val="333333"/>
                  <w:sz w:val="20"/>
                  <w:szCs w:val="20"/>
                  <w:lang w:val="en-SG"/>
                </w:rPr>
                <w:delText>Digital Natives</w:delText>
              </w:r>
            </w:del>
          </w:p>
          <w:p w14:paraId="28C0F5EC" w14:textId="4B967088" w:rsidR="00C4527E" w:rsidRPr="00C4527E" w:rsidDel="004A7647" w:rsidRDefault="00C4527E" w:rsidP="004A7647">
            <w:pPr>
              <w:spacing w:before="240" w:after="240"/>
              <w:jc w:val="center"/>
              <w:rPr>
                <w:del w:id="576" w:author="George Glass" w:date="2021-06-03T11:44:00Z"/>
                <w:rFonts w:ascii="Times New Roman" w:eastAsia="Times New Roman" w:hAnsi="Times New Roman" w:cs="Times New Roman"/>
                <w:lang w:val="en-SG"/>
              </w:rPr>
              <w:pPrChange w:id="577" w:author="George Glass" w:date="2021-06-03T11:44:00Z">
                <w:pPr>
                  <w:jc w:val="center"/>
                </w:pPr>
              </w:pPrChange>
            </w:pPr>
            <w:del w:id="578" w:author="George Glass" w:date="2021-06-03T11:44:00Z">
              <w:r w:rsidRPr="00C4527E" w:rsidDel="004A7647">
                <w:rPr>
                  <w:rFonts w:ascii="Arial" w:eastAsia="Times New Roman" w:hAnsi="Arial" w:cs="Arial"/>
                  <w:color w:val="333333"/>
                  <w:sz w:val="20"/>
                  <w:szCs w:val="20"/>
                  <w:lang w:val="en-SG"/>
                </w:rPr>
                <w:delText>(n=900)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73A86" w14:textId="5C9F19BE" w:rsidR="00C4527E" w:rsidRPr="00C4527E" w:rsidDel="004A7647" w:rsidRDefault="00C4527E" w:rsidP="004A7647">
            <w:pPr>
              <w:spacing w:before="240" w:after="240"/>
              <w:jc w:val="center"/>
              <w:rPr>
                <w:del w:id="579" w:author="George Glass" w:date="2021-06-03T11:44:00Z"/>
                <w:rFonts w:ascii="Times New Roman" w:eastAsia="Times New Roman" w:hAnsi="Times New Roman" w:cs="Times New Roman"/>
                <w:lang w:val="en-SG"/>
              </w:rPr>
              <w:pPrChange w:id="580" w:author="George Glass" w:date="2021-06-03T11:44:00Z">
                <w:pPr>
                  <w:jc w:val="center"/>
                </w:pPr>
              </w:pPrChange>
            </w:pPr>
            <w:del w:id="581" w:author="George Glass" w:date="2021-06-03T11:44:00Z">
              <w:r w:rsidRPr="00C4527E" w:rsidDel="004A7647">
                <w:rPr>
                  <w:rFonts w:ascii="Arial" w:eastAsia="Times New Roman" w:hAnsi="Arial" w:cs="Arial"/>
                  <w:color w:val="333333"/>
                  <w:sz w:val="20"/>
                  <w:szCs w:val="20"/>
                  <w:lang w:val="en-SG"/>
                </w:rPr>
                <w:delText>Digital Immigrants</w:delText>
              </w:r>
            </w:del>
          </w:p>
          <w:p w14:paraId="637CEDB6" w14:textId="712C75E9" w:rsidR="00C4527E" w:rsidRPr="00C4527E" w:rsidDel="004A7647" w:rsidRDefault="00C4527E" w:rsidP="004A7647">
            <w:pPr>
              <w:spacing w:before="240" w:after="240"/>
              <w:jc w:val="center"/>
              <w:rPr>
                <w:del w:id="582" w:author="George Glass" w:date="2021-06-03T11:44:00Z"/>
                <w:rFonts w:ascii="Times New Roman" w:eastAsia="Times New Roman" w:hAnsi="Times New Roman" w:cs="Times New Roman"/>
                <w:lang w:val="en-SG"/>
              </w:rPr>
              <w:pPrChange w:id="583" w:author="George Glass" w:date="2021-06-03T11:44:00Z">
                <w:pPr>
                  <w:jc w:val="center"/>
                </w:pPr>
              </w:pPrChange>
            </w:pPr>
            <w:del w:id="584" w:author="George Glass" w:date="2021-06-03T11:44:00Z">
              <w:r w:rsidRPr="00C4527E" w:rsidDel="004A7647">
                <w:rPr>
                  <w:rFonts w:ascii="Arial" w:eastAsia="Times New Roman" w:hAnsi="Arial" w:cs="Arial"/>
                  <w:color w:val="333333"/>
                  <w:sz w:val="20"/>
                  <w:szCs w:val="20"/>
                  <w:lang w:val="en-SG"/>
                </w:rPr>
                <w:delText>(n=252) </w:delText>
              </w:r>
            </w:del>
          </w:p>
          <w:p w14:paraId="4AB84073" w14:textId="51B46421" w:rsidR="00C4527E" w:rsidRPr="00C4527E" w:rsidDel="004A7647" w:rsidRDefault="00C4527E" w:rsidP="004A7647">
            <w:pPr>
              <w:spacing w:before="240" w:after="240"/>
              <w:rPr>
                <w:del w:id="585" w:author="George Glass" w:date="2021-06-03T11:44:00Z"/>
                <w:rFonts w:ascii="Times New Roman" w:eastAsia="Times New Roman" w:hAnsi="Times New Roman" w:cs="Times New Roman"/>
                <w:lang w:val="en-SG"/>
              </w:rPr>
              <w:pPrChange w:id="586"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D53BF" w14:textId="05AED485" w:rsidR="00C4527E" w:rsidRPr="00C4527E" w:rsidDel="004A7647" w:rsidRDefault="00C4527E" w:rsidP="004A7647">
            <w:pPr>
              <w:spacing w:before="240" w:after="240"/>
              <w:jc w:val="center"/>
              <w:rPr>
                <w:del w:id="587" w:author="George Glass" w:date="2021-06-03T11:44:00Z"/>
                <w:rFonts w:ascii="Times New Roman" w:eastAsia="Times New Roman" w:hAnsi="Times New Roman" w:cs="Times New Roman"/>
                <w:lang w:val="en-SG"/>
              </w:rPr>
              <w:pPrChange w:id="588" w:author="George Glass" w:date="2021-06-03T11:44:00Z">
                <w:pPr>
                  <w:jc w:val="center"/>
                </w:pPr>
              </w:pPrChange>
            </w:pPr>
            <w:del w:id="589" w:author="George Glass" w:date="2021-06-03T11:44:00Z">
              <w:r w:rsidRPr="00C4527E" w:rsidDel="004A7647">
                <w:rPr>
                  <w:rFonts w:ascii="Arial" w:eastAsia="Times New Roman" w:hAnsi="Arial" w:cs="Arial"/>
                  <w:color w:val="333333"/>
                  <w:sz w:val="20"/>
                  <w:szCs w:val="20"/>
                  <w:lang w:val="en-SG"/>
                </w:rPr>
                <w:delText>Digital Natives</w:delText>
              </w:r>
            </w:del>
          </w:p>
          <w:p w14:paraId="5DD2834D" w14:textId="00EE02DB" w:rsidR="00C4527E" w:rsidRPr="00C4527E" w:rsidDel="004A7647" w:rsidRDefault="00C4527E" w:rsidP="004A7647">
            <w:pPr>
              <w:spacing w:before="240" w:after="240"/>
              <w:jc w:val="center"/>
              <w:rPr>
                <w:del w:id="590" w:author="George Glass" w:date="2021-06-03T11:44:00Z"/>
                <w:rFonts w:ascii="Times New Roman" w:eastAsia="Times New Roman" w:hAnsi="Times New Roman" w:cs="Times New Roman"/>
                <w:lang w:val="en-SG"/>
              </w:rPr>
              <w:pPrChange w:id="591" w:author="George Glass" w:date="2021-06-03T11:44:00Z">
                <w:pPr>
                  <w:jc w:val="center"/>
                </w:pPr>
              </w:pPrChange>
            </w:pPr>
            <w:del w:id="592" w:author="George Glass" w:date="2021-06-03T11:44:00Z">
              <w:r w:rsidRPr="00C4527E" w:rsidDel="004A7647">
                <w:rPr>
                  <w:rFonts w:ascii="Arial" w:eastAsia="Times New Roman" w:hAnsi="Arial" w:cs="Arial"/>
                  <w:color w:val="333333"/>
                  <w:sz w:val="20"/>
                  <w:szCs w:val="20"/>
                  <w:lang w:val="en-SG"/>
                </w:rPr>
                <w:delText>(n=445)</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414A9" w14:textId="2C759088" w:rsidR="00C4527E" w:rsidRPr="00C4527E" w:rsidDel="004A7647" w:rsidRDefault="00C4527E" w:rsidP="004A7647">
            <w:pPr>
              <w:spacing w:before="240" w:after="240"/>
              <w:jc w:val="center"/>
              <w:rPr>
                <w:del w:id="593" w:author="George Glass" w:date="2021-06-03T11:44:00Z"/>
                <w:rFonts w:ascii="Times New Roman" w:eastAsia="Times New Roman" w:hAnsi="Times New Roman" w:cs="Times New Roman"/>
                <w:lang w:val="en-SG"/>
              </w:rPr>
              <w:pPrChange w:id="594" w:author="George Glass" w:date="2021-06-03T11:44:00Z">
                <w:pPr>
                  <w:jc w:val="center"/>
                </w:pPr>
              </w:pPrChange>
            </w:pPr>
            <w:del w:id="595" w:author="George Glass" w:date="2021-06-03T11:44:00Z">
              <w:r w:rsidRPr="00C4527E" w:rsidDel="004A7647">
                <w:rPr>
                  <w:rFonts w:ascii="Arial" w:eastAsia="Times New Roman" w:hAnsi="Arial" w:cs="Arial"/>
                  <w:color w:val="333333"/>
                  <w:sz w:val="20"/>
                  <w:szCs w:val="20"/>
                  <w:lang w:val="en-SG"/>
                </w:rPr>
                <w:delText>Digital Immigrants</w:delText>
              </w:r>
            </w:del>
          </w:p>
          <w:p w14:paraId="6799829D" w14:textId="054A06F0" w:rsidR="00C4527E" w:rsidRPr="00C4527E" w:rsidDel="004A7647" w:rsidRDefault="00C4527E" w:rsidP="004A7647">
            <w:pPr>
              <w:spacing w:before="240" w:after="240"/>
              <w:jc w:val="center"/>
              <w:rPr>
                <w:del w:id="596" w:author="George Glass" w:date="2021-06-03T11:44:00Z"/>
                <w:rFonts w:ascii="Times New Roman" w:eastAsia="Times New Roman" w:hAnsi="Times New Roman" w:cs="Times New Roman"/>
                <w:lang w:val="en-SG"/>
              </w:rPr>
              <w:pPrChange w:id="597" w:author="George Glass" w:date="2021-06-03T11:44:00Z">
                <w:pPr>
                  <w:jc w:val="center"/>
                </w:pPr>
              </w:pPrChange>
            </w:pPr>
            <w:del w:id="598" w:author="George Glass" w:date="2021-06-03T11:44:00Z">
              <w:r w:rsidRPr="00C4527E" w:rsidDel="004A7647">
                <w:rPr>
                  <w:rFonts w:ascii="Arial" w:eastAsia="Times New Roman" w:hAnsi="Arial" w:cs="Arial"/>
                  <w:color w:val="333333"/>
                  <w:sz w:val="20"/>
                  <w:szCs w:val="20"/>
                  <w:lang w:val="en-SG"/>
                </w:rPr>
                <w:delText>(n=455) </w:delText>
              </w:r>
            </w:del>
          </w:p>
          <w:p w14:paraId="0734BE8B" w14:textId="03F8D9F1" w:rsidR="00C4527E" w:rsidRPr="00C4527E" w:rsidDel="004A7647" w:rsidRDefault="00C4527E" w:rsidP="004A7647">
            <w:pPr>
              <w:spacing w:before="240" w:after="240"/>
              <w:rPr>
                <w:del w:id="599" w:author="George Glass" w:date="2021-06-03T11:44:00Z"/>
                <w:rFonts w:ascii="Times New Roman" w:eastAsia="Times New Roman" w:hAnsi="Times New Roman" w:cs="Times New Roman"/>
                <w:lang w:val="en-SG"/>
              </w:rPr>
              <w:pPrChange w:id="600" w:author="George Glass" w:date="2021-06-03T11:44:00Z">
                <w:pPr/>
              </w:pPrChange>
            </w:pPr>
          </w:p>
        </w:tc>
      </w:tr>
      <w:tr w:rsidR="00C4527E" w:rsidRPr="00C4527E" w:rsidDel="004A7647" w14:paraId="5BB8627E" w14:textId="489DA493" w:rsidTr="00C4527E">
        <w:trPr>
          <w:trHeight w:val="400"/>
          <w:del w:id="601" w:author="George Glass" w:date="2021-06-03T11:44: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66AB4" w14:textId="177D9A85" w:rsidR="00C4527E" w:rsidRPr="00C4527E" w:rsidDel="004A7647" w:rsidRDefault="00C4527E" w:rsidP="004A7647">
            <w:pPr>
              <w:spacing w:before="240" w:after="240"/>
              <w:rPr>
                <w:del w:id="602" w:author="George Glass" w:date="2021-06-03T11:44:00Z"/>
                <w:rFonts w:ascii="Times New Roman" w:eastAsia="Times New Roman" w:hAnsi="Times New Roman" w:cs="Times New Roman"/>
                <w:lang w:val="en-SG"/>
              </w:rPr>
              <w:pPrChange w:id="603" w:author="George Glass" w:date="2021-06-03T11:44:00Z">
                <w:pPr/>
              </w:pPrChange>
            </w:pPr>
            <w:del w:id="604" w:author="George Glass" w:date="2021-06-03T11:44:00Z">
              <w:r w:rsidRPr="00C4527E" w:rsidDel="004A7647">
                <w:rPr>
                  <w:rFonts w:ascii="Arial" w:eastAsia="Times New Roman" w:hAnsi="Arial" w:cs="Arial"/>
                  <w:b/>
                  <w:bCs/>
                  <w:color w:val="333333"/>
                  <w:sz w:val="20"/>
                  <w:szCs w:val="20"/>
                  <w:lang w:val="en-SG"/>
                </w:rPr>
                <w:delText>Education</w:delText>
              </w:r>
            </w:del>
          </w:p>
        </w:tc>
      </w:tr>
      <w:tr w:rsidR="00C4527E" w:rsidRPr="00C4527E" w:rsidDel="004A7647" w14:paraId="395C701C" w14:textId="368CEDB9" w:rsidTr="00C4527E">
        <w:trPr>
          <w:del w:id="605"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75337" w14:textId="68BC1DC4" w:rsidR="00C4527E" w:rsidRPr="00C4527E" w:rsidDel="004A7647" w:rsidRDefault="00C4527E" w:rsidP="004A7647">
            <w:pPr>
              <w:spacing w:before="240" w:after="240"/>
              <w:rPr>
                <w:del w:id="606" w:author="George Glass" w:date="2021-06-03T11:44:00Z"/>
                <w:rFonts w:ascii="Times New Roman" w:eastAsia="Times New Roman" w:hAnsi="Times New Roman" w:cs="Times New Roman"/>
                <w:lang w:val="en-SG"/>
              </w:rPr>
              <w:pPrChange w:id="607" w:author="George Glass" w:date="2021-06-03T11:44:00Z">
                <w:pPr/>
              </w:pPrChange>
            </w:pPr>
            <w:del w:id="608" w:author="George Glass" w:date="2021-06-03T11:44:00Z">
              <w:r w:rsidRPr="00C4527E" w:rsidDel="004A7647">
                <w:rPr>
                  <w:rFonts w:ascii="Arial" w:eastAsia="Times New Roman" w:hAnsi="Arial" w:cs="Arial"/>
                  <w:color w:val="333333"/>
                  <w:sz w:val="20"/>
                  <w:szCs w:val="20"/>
                  <w:lang w:val="en-SG"/>
                </w:rPr>
                <w:delText>Nitec/Higher Nitec</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03DD8" w14:textId="030D1716" w:rsidR="00C4527E" w:rsidRPr="00C4527E" w:rsidDel="004A7647" w:rsidRDefault="00C4527E" w:rsidP="004A7647">
            <w:pPr>
              <w:spacing w:before="240" w:after="240"/>
              <w:jc w:val="center"/>
              <w:rPr>
                <w:del w:id="609" w:author="George Glass" w:date="2021-06-03T11:44:00Z"/>
                <w:rFonts w:ascii="Times New Roman" w:eastAsia="Times New Roman" w:hAnsi="Times New Roman" w:cs="Times New Roman"/>
                <w:lang w:val="en-SG"/>
              </w:rPr>
              <w:pPrChange w:id="610" w:author="George Glass" w:date="2021-06-03T11:44:00Z">
                <w:pPr>
                  <w:jc w:val="center"/>
                </w:pPr>
              </w:pPrChange>
            </w:pPr>
            <w:del w:id="611" w:author="George Glass" w:date="2021-06-03T11:44:00Z">
              <w:r w:rsidRPr="00C4527E" w:rsidDel="004A7647">
                <w:rPr>
                  <w:rFonts w:ascii="Arial" w:eastAsia="Times New Roman" w:hAnsi="Arial" w:cs="Arial"/>
                  <w:color w:val="333333"/>
                  <w:sz w:val="20"/>
                  <w:szCs w:val="20"/>
                  <w:lang w:val="en-SG"/>
                </w:rPr>
                <w:delText>33 (3.7%)</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171A4" w14:textId="09EA89AD" w:rsidR="00C4527E" w:rsidRPr="00C4527E" w:rsidDel="004A7647" w:rsidRDefault="00C4527E" w:rsidP="004A7647">
            <w:pPr>
              <w:spacing w:before="240" w:after="240"/>
              <w:jc w:val="center"/>
              <w:rPr>
                <w:del w:id="612" w:author="George Glass" w:date="2021-06-03T11:44:00Z"/>
                <w:rFonts w:ascii="Times New Roman" w:eastAsia="Times New Roman" w:hAnsi="Times New Roman" w:cs="Times New Roman"/>
                <w:lang w:val="en-SG"/>
              </w:rPr>
              <w:pPrChange w:id="613" w:author="George Glass" w:date="2021-06-03T11:44:00Z">
                <w:pPr>
                  <w:jc w:val="center"/>
                </w:pPr>
              </w:pPrChange>
            </w:pPr>
            <w:del w:id="614" w:author="George Glass" w:date="2021-06-03T11:44:00Z">
              <w:r w:rsidRPr="00C4527E" w:rsidDel="004A7647">
                <w:rPr>
                  <w:rFonts w:ascii="Arial" w:eastAsia="Times New Roman" w:hAnsi="Arial" w:cs="Arial"/>
                  <w:color w:val="333333"/>
                  <w:sz w:val="20"/>
                  <w:szCs w:val="20"/>
                  <w:lang w:val="en-SG"/>
                </w:rPr>
                <w:delText>35 (13.9%)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18942" w14:textId="05B057D7" w:rsidR="00C4527E" w:rsidRPr="00C4527E" w:rsidDel="004A7647" w:rsidRDefault="00C4527E" w:rsidP="004A7647">
            <w:pPr>
              <w:spacing w:before="240" w:after="240"/>
              <w:rPr>
                <w:del w:id="615" w:author="George Glass" w:date="2021-06-03T11:44:00Z"/>
                <w:rFonts w:ascii="Times New Roman" w:eastAsia="Times New Roman" w:hAnsi="Times New Roman" w:cs="Times New Roman"/>
                <w:lang w:val="en-SG"/>
              </w:rPr>
              <w:pPrChange w:id="616"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B5304" w14:textId="59268A1A" w:rsidR="00C4527E" w:rsidRPr="00C4527E" w:rsidDel="004A7647" w:rsidRDefault="00C4527E" w:rsidP="004A7647">
            <w:pPr>
              <w:spacing w:before="240" w:after="240"/>
              <w:rPr>
                <w:del w:id="617" w:author="George Glass" w:date="2021-06-03T11:44:00Z"/>
                <w:rFonts w:ascii="Times New Roman" w:eastAsia="Times New Roman" w:hAnsi="Times New Roman" w:cs="Times New Roman"/>
                <w:lang w:val="en-SG"/>
              </w:rPr>
              <w:pPrChange w:id="618" w:author="George Glass" w:date="2021-06-03T11:44:00Z">
                <w:pPr/>
              </w:pPrChange>
            </w:pPr>
          </w:p>
        </w:tc>
      </w:tr>
      <w:tr w:rsidR="00C4527E" w:rsidRPr="00C4527E" w:rsidDel="004A7647" w14:paraId="418F729C" w14:textId="0B5E8E01" w:rsidTr="00C4527E">
        <w:trPr>
          <w:del w:id="619"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5A9BB" w14:textId="30E3FE0B" w:rsidR="00C4527E" w:rsidRPr="00C4527E" w:rsidDel="004A7647" w:rsidRDefault="00C4527E" w:rsidP="004A7647">
            <w:pPr>
              <w:spacing w:before="240" w:after="240"/>
              <w:rPr>
                <w:del w:id="620" w:author="George Glass" w:date="2021-06-03T11:44:00Z"/>
                <w:rFonts w:ascii="Times New Roman" w:eastAsia="Times New Roman" w:hAnsi="Times New Roman" w:cs="Times New Roman"/>
                <w:lang w:val="en-SG"/>
              </w:rPr>
              <w:pPrChange w:id="621" w:author="George Glass" w:date="2021-06-03T11:44:00Z">
                <w:pPr/>
              </w:pPrChange>
            </w:pPr>
            <w:del w:id="622" w:author="George Glass" w:date="2021-06-03T11:44:00Z">
              <w:r w:rsidRPr="00C4527E" w:rsidDel="004A7647">
                <w:rPr>
                  <w:rFonts w:ascii="Arial" w:eastAsia="Times New Roman" w:hAnsi="Arial" w:cs="Arial"/>
                  <w:color w:val="333333"/>
                  <w:sz w:val="20"/>
                  <w:szCs w:val="20"/>
                  <w:lang w:val="en-SG"/>
                </w:rPr>
                <w:delText>Diploma</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D3051" w14:textId="49E8418C" w:rsidR="00C4527E" w:rsidRPr="00C4527E" w:rsidDel="004A7647" w:rsidRDefault="00C4527E" w:rsidP="004A7647">
            <w:pPr>
              <w:spacing w:before="240" w:after="240"/>
              <w:jc w:val="center"/>
              <w:rPr>
                <w:del w:id="623" w:author="George Glass" w:date="2021-06-03T11:44:00Z"/>
                <w:rFonts w:ascii="Times New Roman" w:eastAsia="Times New Roman" w:hAnsi="Times New Roman" w:cs="Times New Roman"/>
                <w:lang w:val="en-SG"/>
              </w:rPr>
              <w:pPrChange w:id="624" w:author="George Glass" w:date="2021-06-03T11:44:00Z">
                <w:pPr>
                  <w:jc w:val="center"/>
                </w:pPr>
              </w:pPrChange>
            </w:pPr>
            <w:del w:id="625" w:author="George Glass" w:date="2021-06-03T11:44:00Z">
              <w:r w:rsidRPr="00C4527E" w:rsidDel="004A7647">
                <w:rPr>
                  <w:rFonts w:ascii="Arial" w:eastAsia="Times New Roman" w:hAnsi="Arial" w:cs="Arial"/>
                  <w:color w:val="333333"/>
                  <w:sz w:val="20"/>
                  <w:szCs w:val="20"/>
                  <w:lang w:val="en-SG"/>
                </w:rPr>
                <w:delText>317 (35.2%)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374E8" w14:textId="7D01F203" w:rsidR="00C4527E" w:rsidRPr="00C4527E" w:rsidDel="004A7647" w:rsidRDefault="00C4527E" w:rsidP="004A7647">
            <w:pPr>
              <w:spacing w:before="240" w:after="240"/>
              <w:jc w:val="center"/>
              <w:rPr>
                <w:del w:id="626" w:author="George Glass" w:date="2021-06-03T11:44:00Z"/>
                <w:rFonts w:ascii="Times New Roman" w:eastAsia="Times New Roman" w:hAnsi="Times New Roman" w:cs="Times New Roman"/>
                <w:lang w:val="en-SG"/>
              </w:rPr>
              <w:pPrChange w:id="627" w:author="George Glass" w:date="2021-06-03T11:44:00Z">
                <w:pPr>
                  <w:jc w:val="center"/>
                </w:pPr>
              </w:pPrChange>
            </w:pPr>
            <w:del w:id="628" w:author="George Glass" w:date="2021-06-03T11:44:00Z">
              <w:r w:rsidRPr="00C4527E" w:rsidDel="004A7647">
                <w:rPr>
                  <w:rFonts w:ascii="Arial" w:eastAsia="Times New Roman" w:hAnsi="Arial" w:cs="Arial"/>
                  <w:color w:val="333333"/>
                  <w:sz w:val="20"/>
                  <w:szCs w:val="20"/>
                  <w:lang w:val="en-SG"/>
                </w:rPr>
                <w:delText>58 (23.0%)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8CE30" w14:textId="4EAE50B4" w:rsidR="00C4527E" w:rsidRPr="00C4527E" w:rsidDel="004A7647" w:rsidRDefault="00C4527E" w:rsidP="004A7647">
            <w:pPr>
              <w:spacing w:before="240" w:after="240"/>
              <w:rPr>
                <w:del w:id="629" w:author="George Glass" w:date="2021-06-03T11:44:00Z"/>
                <w:rFonts w:ascii="Times New Roman" w:eastAsia="Times New Roman" w:hAnsi="Times New Roman" w:cs="Times New Roman"/>
                <w:lang w:val="en-SG"/>
              </w:rPr>
              <w:pPrChange w:id="630"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ABC1D" w14:textId="105AEDB9" w:rsidR="00C4527E" w:rsidRPr="00C4527E" w:rsidDel="004A7647" w:rsidRDefault="00C4527E" w:rsidP="004A7647">
            <w:pPr>
              <w:spacing w:before="240" w:after="240"/>
              <w:rPr>
                <w:del w:id="631" w:author="George Glass" w:date="2021-06-03T11:44:00Z"/>
                <w:rFonts w:ascii="Times New Roman" w:eastAsia="Times New Roman" w:hAnsi="Times New Roman" w:cs="Times New Roman"/>
                <w:lang w:val="en-SG"/>
              </w:rPr>
              <w:pPrChange w:id="632" w:author="George Glass" w:date="2021-06-03T11:44:00Z">
                <w:pPr/>
              </w:pPrChange>
            </w:pPr>
          </w:p>
        </w:tc>
      </w:tr>
      <w:tr w:rsidR="00C4527E" w:rsidRPr="00C4527E" w:rsidDel="004A7647" w14:paraId="55AA875F" w14:textId="5FB82BE5" w:rsidTr="00C4527E">
        <w:trPr>
          <w:del w:id="633"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CAEDA" w14:textId="04D6A025" w:rsidR="00C4527E" w:rsidRPr="00C4527E" w:rsidDel="004A7647" w:rsidRDefault="00C4527E" w:rsidP="004A7647">
            <w:pPr>
              <w:spacing w:before="240" w:after="240"/>
              <w:rPr>
                <w:del w:id="634" w:author="George Glass" w:date="2021-06-03T11:44:00Z"/>
                <w:rFonts w:ascii="Times New Roman" w:eastAsia="Times New Roman" w:hAnsi="Times New Roman" w:cs="Times New Roman"/>
                <w:lang w:val="en-SG"/>
              </w:rPr>
              <w:pPrChange w:id="635" w:author="George Glass" w:date="2021-06-03T11:44:00Z">
                <w:pPr/>
              </w:pPrChange>
            </w:pPr>
            <w:del w:id="636" w:author="George Glass" w:date="2021-06-03T11:44:00Z">
              <w:r w:rsidRPr="00C4527E" w:rsidDel="004A7647">
                <w:rPr>
                  <w:rFonts w:ascii="Arial" w:eastAsia="Times New Roman" w:hAnsi="Arial" w:cs="Arial"/>
                  <w:color w:val="333333"/>
                  <w:sz w:val="20"/>
                  <w:szCs w:val="20"/>
                  <w:lang w:val="en-SG"/>
                </w:rPr>
                <w:delText>Bachelor/Degree</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CB56A" w14:textId="45663D87" w:rsidR="00C4527E" w:rsidRPr="00C4527E" w:rsidDel="004A7647" w:rsidRDefault="00C4527E" w:rsidP="004A7647">
            <w:pPr>
              <w:spacing w:before="240" w:after="240"/>
              <w:jc w:val="center"/>
              <w:rPr>
                <w:del w:id="637" w:author="George Glass" w:date="2021-06-03T11:44:00Z"/>
                <w:rFonts w:ascii="Times New Roman" w:eastAsia="Times New Roman" w:hAnsi="Times New Roman" w:cs="Times New Roman"/>
                <w:lang w:val="en-SG"/>
              </w:rPr>
              <w:pPrChange w:id="638" w:author="George Glass" w:date="2021-06-03T11:44:00Z">
                <w:pPr>
                  <w:jc w:val="center"/>
                </w:pPr>
              </w:pPrChange>
            </w:pPr>
            <w:del w:id="639" w:author="George Glass" w:date="2021-06-03T11:44:00Z">
              <w:r w:rsidRPr="00C4527E" w:rsidDel="004A7647">
                <w:rPr>
                  <w:rFonts w:ascii="Arial" w:eastAsia="Times New Roman" w:hAnsi="Arial" w:cs="Arial"/>
                  <w:color w:val="333333"/>
                  <w:sz w:val="20"/>
                  <w:szCs w:val="20"/>
                  <w:lang w:val="en-SG"/>
                </w:rPr>
                <w:delText>541 (60.1%)</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883A4" w14:textId="5A96977B" w:rsidR="00C4527E" w:rsidRPr="00C4527E" w:rsidDel="004A7647" w:rsidRDefault="00C4527E" w:rsidP="004A7647">
            <w:pPr>
              <w:spacing w:before="240" w:after="240"/>
              <w:jc w:val="center"/>
              <w:rPr>
                <w:del w:id="640" w:author="George Glass" w:date="2021-06-03T11:44:00Z"/>
                <w:rFonts w:ascii="Times New Roman" w:eastAsia="Times New Roman" w:hAnsi="Times New Roman" w:cs="Times New Roman"/>
                <w:lang w:val="en-SG"/>
              </w:rPr>
              <w:pPrChange w:id="641" w:author="George Glass" w:date="2021-06-03T11:44:00Z">
                <w:pPr>
                  <w:jc w:val="center"/>
                </w:pPr>
              </w:pPrChange>
            </w:pPr>
            <w:del w:id="642" w:author="George Glass" w:date="2021-06-03T11:44:00Z">
              <w:r w:rsidRPr="00C4527E" w:rsidDel="004A7647">
                <w:rPr>
                  <w:rFonts w:ascii="Arial" w:eastAsia="Times New Roman" w:hAnsi="Arial" w:cs="Arial"/>
                  <w:color w:val="333333"/>
                  <w:sz w:val="20"/>
                  <w:szCs w:val="20"/>
                  <w:lang w:val="en-SG"/>
                </w:rPr>
                <w:delText>151 (59.9%)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F0624" w14:textId="5E3E2039" w:rsidR="00C4527E" w:rsidRPr="00C4527E" w:rsidDel="004A7647" w:rsidRDefault="00C4527E" w:rsidP="004A7647">
            <w:pPr>
              <w:spacing w:before="240" w:after="240"/>
              <w:rPr>
                <w:del w:id="643" w:author="George Glass" w:date="2021-06-03T11:44:00Z"/>
                <w:rFonts w:ascii="Times New Roman" w:eastAsia="Times New Roman" w:hAnsi="Times New Roman" w:cs="Times New Roman"/>
                <w:lang w:val="en-SG"/>
              </w:rPr>
              <w:pPrChange w:id="644"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6B91" w14:textId="1067230C" w:rsidR="00C4527E" w:rsidRPr="00C4527E" w:rsidDel="004A7647" w:rsidRDefault="00C4527E" w:rsidP="004A7647">
            <w:pPr>
              <w:spacing w:before="240" w:after="240"/>
              <w:rPr>
                <w:del w:id="645" w:author="George Glass" w:date="2021-06-03T11:44:00Z"/>
                <w:rFonts w:ascii="Times New Roman" w:eastAsia="Times New Roman" w:hAnsi="Times New Roman" w:cs="Times New Roman"/>
                <w:lang w:val="en-SG"/>
              </w:rPr>
              <w:pPrChange w:id="646" w:author="George Glass" w:date="2021-06-03T11:44:00Z">
                <w:pPr/>
              </w:pPrChange>
            </w:pPr>
          </w:p>
        </w:tc>
      </w:tr>
      <w:tr w:rsidR="00C4527E" w:rsidRPr="00C4527E" w:rsidDel="004A7647" w14:paraId="23627912" w14:textId="03E4B555" w:rsidTr="00C4527E">
        <w:trPr>
          <w:del w:id="647"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1E5B" w14:textId="317534DD" w:rsidR="00C4527E" w:rsidRPr="00C4527E" w:rsidDel="004A7647" w:rsidRDefault="00C4527E" w:rsidP="004A7647">
            <w:pPr>
              <w:spacing w:before="240" w:after="240"/>
              <w:rPr>
                <w:del w:id="648" w:author="George Glass" w:date="2021-06-03T11:44:00Z"/>
                <w:rFonts w:ascii="Times New Roman" w:eastAsia="Times New Roman" w:hAnsi="Times New Roman" w:cs="Times New Roman"/>
                <w:lang w:val="en-SG"/>
              </w:rPr>
              <w:pPrChange w:id="649" w:author="George Glass" w:date="2021-06-03T11:44:00Z">
                <w:pPr/>
              </w:pPrChange>
            </w:pPr>
            <w:del w:id="650" w:author="George Glass" w:date="2021-06-03T11:44:00Z">
              <w:r w:rsidRPr="00C4527E" w:rsidDel="004A7647">
                <w:rPr>
                  <w:rFonts w:ascii="Arial" w:eastAsia="Times New Roman" w:hAnsi="Arial" w:cs="Arial"/>
                  <w:color w:val="333333"/>
                  <w:sz w:val="20"/>
                  <w:szCs w:val="20"/>
                  <w:lang w:val="en-SG"/>
                </w:rPr>
                <w:delText>Masters/PhD</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1508A" w14:textId="71CE5988" w:rsidR="00C4527E" w:rsidRPr="00C4527E" w:rsidDel="004A7647" w:rsidRDefault="00C4527E" w:rsidP="004A7647">
            <w:pPr>
              <w:spacing w:before="240" w:after="240"/>
              <w:jc w:val="center"/>
              <w:rPr>
                <w:del w:id="651" w:author="George Glass" w:date="2021-06-03T11:44:00Z"/>
                <w:rFonts w:ascii="Times New Roman" w:eastAsia="Times New Roman" w:hAnsi="Times New Roman" w:cs="Times New Roman"/>
                <w:lang w:val="en-SG"/>
              </w:rPr>
              <w:pPrChange w:id="652" w:author="George Glass" w:date="2021-06-03T11:44:00Z">
                <w:pPr>
                  <w:jc w:val="center"/>
                </w:pPr>
              </w:pPrChange>
            </w:pPr>
            <w:del w:id="653" w:author="George Glass" w:date="2021-06-03T11:44:00Z">
              <w:r w:rsidRPr="00C4527E" w:rsidDel="004A7647">
                <w:rPr>
                  <w:rFonts w:ascii="Arial" w:eastAsia="Times New Roman" w:hAnsi="Arial" w:cs="Arial"/>
                  <w:color w:val="333333"/>
                  <w:sz w:val="20"/>
                  <w:szCs w:val="20"/>
                  <w:lang w:val="en-SG"/>
                </w:rPr>
                <w:delText>9 (1.0%)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BA2E8" w14:textId="04B98C8B" w:rsidR="00C4527E" w:rsidRPr="00C4527E" w:rsidDel="004A7647" w:rsidRDefault="00C4527E" w:rsidP="004A7647">
            <w:pPr>
              <w:spacing w:before="240" w:after="240"/>
              <w:jc w:val="center"/>
              <w:rPr>
                <w:del w:id="654" w:author="George Glass" w:date="2021-06-03T11:44:00Z"/>
                <w:rFonts w:ascii="Times New Roman" w:eastAsia="Times New Roman" w:hAnsi="Times New Roman" w:cs="Times New Roman"/>
                <w:lang w:val="en-SG"/>
              </w:rPr>
              <w:pPrChange w:id="655" w:author="George Glass" w:date="2021-06-03T11:44:00Z">
                <w:pPr>
                  <w:jc w:val="center"/>
                </w:pPr>
              </w:pPrChange>
            </w:pPr>
            <w:del w:id="656" w:author="George Glass" w:date="2021-06-03T11:44:00Z">
              <w:r w:rsidRPr="00C4527E" w:rsidDel="004A7647">
                <w:rPr>
                  <w:rFonts w:ascii="Arial" w:eastAsia="Times New Roman" w:hAnsi="Arial" w:cs="Arial"/>
                  <w:color w:val="333333"/>
                  <w:sz w:val="20"/>
                  <w:szCs w:val="20"/>
                  <w:lang w:val="en-SG"/>
                </w:rPr>
                <w:delText>8 (3.2%)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5AA40" w14:textId="5D5161F3" w:rsidR="00C4527E" w:rsidRPr="00C4527E" w:rsidDel="004A7647" w:rsidRDefault="00C4527E" w:rsidP="004A7647">
            <w:pPr>
              <w:spacing w:before="240" w:after="240"/>
              <w:rPr>
                <w:del w:id="657" w:author="George Glass" w:date="2021-06-03T11:44:00Z"/>
                <w:rFonts w:ascii="Times New Roman" w:eastAsia="Times New Roman" w:hAnsi="Times New Roman" w:cs="Times New Roman"/>
                <w:lang w:val="en-SG"/>
              </w:rPr>
              <w:pPrChange w:id="658"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1186A" w14:textId="16277CA0" w:rsidR="00C4527E" w:rsidRPr="00C4527E" w:rsidDel="004A7647" w:rsidRDefault="00C4527E" w:rsidP="004A7647">
            <w:pPr>
              <w:spacing w:before="240" w:after="240"/>
              <w:rPr>
                <w:del w:id="659" w:author="George Glass" w:date="2021-06-03T11:44:00Z"/>
                <w:rFonts w:ascii="Times New Roman" w:eastAsia="Times New Roman" w:hAnsi="Times New Roman" w:cs="Times New Roman"/>
                <w:lang w:val="en-SG"/>
              </w:rPr>
              <w:pPrChange w:id="660" w:author="George Glass" w:date="2021-06-03T11:44:00Z">
                <w:pPr/>
              </w:pPrChange>
            </w:pPr>
          </w:p>
        </w:tc>
      </w:tr>
      <w:tr w:rsidR="00C4527E" w:rsidRPr="00C4527E" w:rsidDel="004A7647" w14:paraId="7CC2AADC" w14:textId="1095500E" w:rsidTr="00C4527E">
        <w:trPr>
          <w:trHeight w:val="400"/>
          <w:del w:id="661" w:author="George Glass" w:date="2021-06-03T11:44: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B63DC" w14:textId="2FA96505" w:rsidR="00C4527E" w:rsidRPr="00C4527E" w:rsidDel="004A7647" w:rsidRDefault="00C4527E" w:rsidP="004A7647">
            <w:pPr>
              <w:spacing w:before="240" w:after="240"/>
              <w:rPr>
                <w:del w:id="662" w:author="George Glass" w:date="2021-06-03T11:44:00Z"/>
                <w:rFonts w:ascii="Times New Roman" w:eastAsia="Times New Roman" w:hAnsi="Times New Roman" w:cs="Times New Roman"/>
                <w:lang w:val="en-SG"/>
              </w:rPr>
              <w:pPrChange w:id="663" w:author="George Glass" w:date="2021-06-03T11:44:00Z">
                <w:pPr/>
              </w:pPrChange>
            </w:pPr>
            <w:del w:id="664" w:author="George Glass" w:date="2021-06-03T11:44:00Z">
              <w:r w:rsidRPr="00C4527E" w:rsidDel="004A7647">
                <w:rPr>
                  <w:rFonts w:ascii="Arial" w:eastAsia="Times New Roman" w:hAnsi="Arial" w:cs="Arial"/>
                  <w:b/>
                  <w:bCs/>
                  <w:color w:val="333333"/>
                  <w:sz w:val="20"/>
                  <w:szCs w:val="20"/>
                  <w:lang w:val="en-SG"/>
                </w:rPr>
                <w:delText>System Used</w:delText>
              </w:r>
            </w:del>
          </w:p>
        </w:tc>
      </w:tr>
      <w:tr w:rsidR="00C4527E" w:rsidRPr="00C4527E" w:rsidDel="004A7647" w14:paraId="00924CE7" w14:textId="3B981938" w:rsidTr="00C4527E">
        <w:trPr>
          <w:del w:id="665"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1C61D" w14:textId="124FFAE9" w:rsidR="00C4527E" w:rsidRPr="00C4527E" w:rsidDel="004A7647" w:rsidRDefault="00C4527E" w:rsidP="004A7647">
            <w:pPr>
              <w:spacing w:before="240" w:after="240"/>
              <w:rPr>
                <w:del w:id="666" w:author="George Glass" w:date="2021-06-03T11:44:00Z"/>
                <w:rFonts w:ascii="Times New Roman" w:eastAsia="Times New Roman" w:hAnsi="Times New Roman" w:cs="Times New Roman"/>
                <w:lang w:val="en-SG"/>
              </w:rPr>
              <w:pPrChange w:id="667" w:author="George Glass" w:date="2021-06-03T11:44:00Z">
                <w:pPr/>
              </w:pPrChange>
            </w:pPr>
            <w:del w:id="668" w:author="George Glass" w:date="2021-06-03T11:44:00Z">
              <w:r w:rsidRPr="00C4527E" w:rsidDel="004A7647">
                <w:rPr>
                  <w:rFonts w:ascii="Arial" w:eastAsia="Times New Roman" w:hAnsi="Arial" w:cs="Arial"/>
                  <w:color w:val="333333"/>
                  <w:sz w:val="20"/>
                  <w:szCs w:val="20"/>
                  <w:lang w:val="en-SG"/>
                </w:rPr>
                <w:delText>CPSS</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A1AAE" w14:textId="017C6C6D" w:rsidR="00C4527E" w:rsidRPr="00C4527E" w:rsidDel="004A7647" w:rsidRDefault="00C4527E" w:rsidP="004A7647">
            <w:pPr>
              <w:spacing w:before="240" w:after="240"/>
              <w:jc w:val="center"/>
              <w:rPr>
                <w:del w:id="669" w:author="George Glass" w:date="2021-06-03T11:44:00Z"/>
                <w:rFonts w:ascii="Times New Roman" w:eastAsia="Times New Roman" w:hAnsi="Times New Roman" w:cs="Times New Roman"/>
                <w:lang w:val="en-SG"/>
              </w:rPr>
              <w:pPrChange w:id="670" w:author="George Glass" w:date="2021-06-03T11:44:00Z">
                <w:pPr>
                  <w:jc w:val="center"/>
                </w:pPr>
              </w:pPrChange>
            </w:pPr>
            <w:del w:id="671" w:author="George Glass" w:date="2021-06-03T11:44:00Z">
              <w:r w:rsidRPr="00C4527E" w:rsidDel="004A7647">
                <w:rPr>
                  <w:rFonts w:ascii="Arial" w:eastAsia="Times New Roman" w:hAnsi="Arial" w:cs="Arial"/>
                  <w:color w:val="333333"/>
                  <w:sz w:val="20"/>
                  <w:szCs w:val="20"/>
                  <w:lang w:val="en-SG"/>
                </w:rPr>
                <w:delText>693 (77.0%)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E5E60" w14:textId="5E2DDDC6" w:rsidR="00C4527E" w:rsidRPr="00C4527E" w:rsidDel="004A7647" w:rsidRDefault="00C4527E" w:rsidP="004A7647">
            <w:pPr>
              <w:spacing w:before="240" w:after="240"/>
              <w:jc w:val="center"/>
              <w:rPr>
                <w:del w:id="672" w:author="George Glass" w:date="2021-06-03T11:44:00Z"/>
                <w:rFonts w:ascii="Times New Roman" w:eastAsia="Times New Roman" w:hAnsi="Times New Roman" w:cs="Times New Roman"/>
                <w:lang w:val="en-SG"/>
              </w:rPr>
              <w:pPrChange w:id="673" w:author="George Glass" w:date="2021-06-03T11:44:00Z">
                <w:pPr>
                  <w:jc w:val="center"/>
                </w:pPr>
              </w:pPrChange>
            </w:pPr>
            <w:del w:id="674" w:author="George Glass" w:date="2021-06-03T11:44:00Z">
              <w:r w:rsidRPr="00C4527E" w:rsidDel="004A7647">
                <w:rPr>
                  <w:rFonts w:ascii="Arial" w:eastAsia="Times New Roman" w:hAnsi="Arial" w:cs="Arial"/>
                  <w:color w:val="333333"/>
                  <w:sz w:val="20"/>
                  <w:szCs w:val="20"/>
                  <w:lang w:val="en-SG"/>
                </w:rPr>
                <w:delText>195 (77.4%)</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7688F" w14:textId="20A1D327" w:rsidR="00C4527E" w:rsidRPr="00C4527E" w:rsidDel="004A7647" w:rsidRDefault="00C4527E" w:rsidP="004A7647">
            <w:pPr>
              <w:spacing w:before="240" w:after="240"/>
              <w:rPr>
                <w:del w:id="675" w:author="George Glass" w:date="2021-06-03T11:44:00Z"/>
                <w:rFonts w:ascii="Times New Roman" w:eastAsia="Times New Roman" w:hAnsi="Times New Roman" w:cs="Times New Roman"/>
                <w:lang w:val="en-SG"/>
              </w:rPr>
              <w:pPrChange w:id="676"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30E25" w14:textId="7B2E55A2" w:rsidR="00C4527E" w:rsidRPr="00C4527E" w:rsidDel="004A7647" w:rsidRDefault="00C4527E" w:rsidP="004A7647">
            <w:pPr>
              <w:spacing w:before="240" w:after="240"/>
              <w:rPr>
                <w:del w:id="677" w:author="George Glass" w:date="2021-06-03T11:44:00Z"/>
                <w:rFonts w:ascii="Times New Roman" w:eastAsia="Times New Roman" w:hAnsi="Times New Roman" w:cs="Times New Roman"/>
                <w:lang w:val="en-SG"/>
              </w:rPr>
              <w:pPrChange w:id="678" w:author="George Glass" w:date="2021-06-03T11:44:00Z">
                <w:pPr/>
              </w:pPrChange>
            </w:pPr>
          </w:p>
        </w:tc>
      </w:tr>
      <w:tr w:rsidR="00C4527E" w:rsidRPr="00C4527E" w:rsidDel="004A7647" w14:paraId="49C799DB" w14:textId="69EAA1EA" w:rsidTr="00C4527E">
        <w:trPr>
          <w:del w:id="679"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CFAE2" w14:textId="53DD4F62" w:rsidR="00C4527E" w:rsidRPr="00C4527E" w:rsidDel="004A7647" w:rsidRDefault="00C4527E" w:rsidP="004A7647">
            <w:pPr>
              <w:spacing w:before="240" w:after="240"/>
              <w:rPr>
                <w:del w:id="680" w:author="George Glass" w:date="2021-06-03T11:44:00Z"/>
                <w:rFonts w:ascii="Times New Roman" w:eastAsia="Times New Roman" w:hAnsi="Times New Roman" w:cs="Times New Roman"/>
                <w:lang w:val="en-SG"/>
              </w:rPr>
              <w:pPrChange w:id="681" w:author="George Glass" w:date="2021-06-03T11:44:00Z">
                <w:pPr/>
              </w:pPrChange>
            </w:pPr>
            <w:del w:id="682" w:author="George Glass" w:date="2021-06-03T11:44:00Z">
              <w:r w:rsidRPr="00C4527E" w:rsidDel="004A7647">
                <w:rPr>
                  <w:rFonts w:ascii="Arial" w:eastAsia="Times New Roman" w:hAnsi="Arial" w:cs="Arial"/>
                  <w:color w:val="333333"/>
                  <w:sz w:val="20"/>
                  <w:szCs w:val="20"/>
                  <w:lang w:val="en-SG"/>
                </w:rPr>
                <w:delText>EDWEB</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17616" w14:textId="3B506145" w:rsidR="00C4527E" w:rsidRPr="00C4527E" w:rsidDel="004A7647" w:rsidRDefault="00C4527E" w:rsidP="004A7647">
            <w:pPr>
              <w:spacing w:before="240" w:after="240"/>
              <w:jc w:val="center"/>
              <w:rPr>
                <w:del w:id="683" w:author="George Glass" w:date="2021-06-03T11:44:00Z"/>
                <w:rFonts w:ascii="Times New Roman" w:eastAsia="Times New Roman" w:hAnsi="Times New Roman" w:cs="Times New Roman"/>
                <w:lang w:val="en-SG"/>
              </w:rPr>
              <w:pPrChange w:id="684" w:author="George Glass" w:date="2021-06-03T11:44:00Z">
                <w:pPr>
                  <w:jc w:val="center"/>
                </w:pPr>
              </w:pPrChange>
            </w:pPr>
            <w:del w:id="685" w:author="George Glass" w:date="2021-06-03T11:44:00Z">
              <w:r w:rsidRPr="00C4527E" w:rsidDel="004A7647">
                <w:rPr>
                  <w:rFonts w:ascii="Arial" w:eastAsia="Times New Roman" w:hAnsi="Arial" w:cs="Arial"/>
                  <w:color w:val="333333"/>
                  <w:sz w:val="20"/>
                  <w:szCs w:val="20"/>
                  <w:lang w:val="en-SG"/>
                </w:rPr>
                <w:delText>54 (6.0%)</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C01FF" w14:textId="2BDFB5AE" w:rsidR="00C4527E" w:rsidRPr="00C4527E" w:rsidDel="004A7647" w:rsidRDefault="00C4527E" w:rsidP="004A7647">
            <w:pPr>
              <w:spacing w:before="240" w:after="240"/>
              <w:jc w:val="center"/>
              <w:rPr>
                <w:del w:id="686" w:author="George Glass" w:date="2021-06-03T11:44:00Z"/>
                <w:rFonts w:ascii="Times New Roman" w:eastAsia="Times New Roman" w:hAnsi="Times New Roman" w:cs="Times New Roman"/>
                <w:lang w:val="en-SG"/>
              </w:rPr>
              <w:pPrChange w:id="687" w:author="George Glass" w:date="2021-06-03T11:44:00Z">
                <w:pPr>
                  <w:jc w:val="center"/>
                </w:pPr>
              </w:pPrChange>
            </w:pPr>
            <w:del w:id="688" w:author="George Glass" w:date="2021-06-03T11:44:00Z">
              <w:r w:rsidRPr="00C4527E" w:rsidDel="004A7647">
                <w:rPr>
                  <w:rFonts w:ascii="Arial" w:eastAsia="Times New Roman" w:hAnsi="Arial" w:cs="Arial"/>
                  <w:color w:val="333333"/>
                  <w:sz w:val="20"/>
                  <w:szCs w:val="20"/>
                  <w:lang w:val="en-SG"/>
                </w:rPr>
                <w:delText>13 (5.2%)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56738" w14:textId="40499DB7" w:rsidR="00C4527E" w:rsidRPr="00C4527E" w:rsidDel="004A7647" w:rsidRDefault="00C4527E" w:rsidP="004A7647">
            <w:pPr>
              <w:spacing w:before="240" w:after="240"/>
              <w:rPr>
                <w:del w:id="689" w:author="George Glass" w:date="2021-06-03T11:44:00Z"/>
                <w:rFonts w:ascii="Times New Roman" w:eastAsia="Times New Roman" w:hAnsi="Times New Roman" w:cs="Times New Roman"/>
                <w:lang w:val="en-SG"/>
              </w:rPr>
              <w:pPrChange w:id="690"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5ADC2" w14:textId="63345696" w:rsidR="00C4527E" w:rsidRPr="00C4527E" w:rsidDel="004A7647" w:rsidRDefault="00C4527E" w:rsidP="004A7647">
            <w:pPr>
              <w:spacing w:before="240" w:after="240"/>
              <w:rPr>
                <w:del w:id="691" w:author="George Glass" w:date="2021-06-03T11:44:00Z"/>
                <w:rFonts w:ascii="Times New Roman" w:eastAsia="Times New Roman" w:hAnsi="Times New Roman" w:cs="Times New Roman"/>
                <w:lang w:val="en-SG"/>
              </w:rPr>
              <w:pPrChange w:id="692" w:author="George Glass" w:date="2021-06-03T11:44:00Z">
                <w:pPr/>
              </w:pPrChange>
            </w:pPr>
          </w:p>
        </w:tc>
      </w:tr>
      <w:tr w:rsidR="00C4527E" w:rsidRPr="00C4527E" w:rsidDel="004A7647" w14:paraId="64B8C392" w14:textId="4C283A6F" w:rsidTr="00C4527E">
        <w:trPr>
          <w:del w:id="693"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511C" w14:textId="1CAB3BDF" w:rsidR="00C4527E" w:rsidRPr="00C4527E" w:rsidDel="004A7647" w:rsidRDefault="00C4527E" w:rsidP="004A7647">
            <w:pPr>
              <w:spacing w:before="240" w:after="240"/>
              <w:rPr>
                <w:del w:id="694" w:author="George Glass" w:date="2021-06-03T11:44:00Z"/>
                <w:rFonts w:ascii="Times New Roman" w:eastAsia="Times New Roman" w:hAnsi="Times New Roman" w:cs="Times New Roman"/>
                <w:lang w:val="en-SG"/>
              </w:rPr>
              <w:pPrChange w:id="695" w:author="George Glass" w:date="2021-06-03T11:44:00Z">
                <w:pPr/>
              </w:pPrChange>
            </w:pPr>
            <w:del w:id="696" w:author="George Glass" w:date="2021-06-03T11:44:00Z">
              <w:r w:rsidRPr="00C4527E" w:rsidDel="004A7647">
                <w:rPr>
                  <w:rFonts w:ascii="Arial" w:eastAsia="Times New Roman" w:hAnsi="Arial" w:cs="Arial"/>
                  <w:color w:val="333333"/>
                  <w:sz w:val="20"/>
                  <w:szCs w:val="20"/>
                  <w:lang w:val="en-SG"/>
                </w:rPr>
                <w:delText>ICCA</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25DE3" w14:textId="4984F5D8" w:rsidR="00C4527E" w:rsidRPr="00C4527E" w:rsidDel="004A7647" w:rsidRDefault="00C4527E" w:rsidP="004A7647">
            <w:pPr>
              <w:spacing w:before="240" w:after="240"/>
              <w:jc w:val="center"/>
              <w:rPr>
                <w:del w:id="697" w:author="George Glass" w:date="2021-06-03T11:44:00Z"/>
                <w:rFonts w:ascii="Times New Roman" w:eastAsia="Times New Roman" w:hAnsi="Times New Roman" w:cs="Times New Roman"/>
                <w:lang w:val="en-SG"/>
              </w:rPr>
              <w:pPrChange w:id="698" w:author="George Glass" w:date="2021-06-03T11:44:00Z">
                <w:pPr>
                  <w:jc w:val="center"/>
                </w:pPr>
              </w:pPrChange>
            </w:pPr>
            <w:del w:id="699" w:author="George Glass" w:date="2021-06-03T11:44:00Z">
              <w:r w:rsidRPr="00C4527E" w:rsidDel="004A7647">
                <w:rPr>
                  <w:rFonts w:ascii="Arial" w:eastAsia="Times New Roman" w:hAnsi="Arial" w:cs="Arial"/>
                  <w:color w:val="333333"/>
                  <w:sz w:val="20"/>
                  <w:szCs w:val="20"/>
                  <w:lang w:val="en-SG"/>
                </w:rPr>
                <w:delText>83 (9.2%)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8A894" w14:textId="5DA8628B" w:rsidR="00C4527E" w:rsidRPr="00C4527E" w:rsidDel="004A7647" w:rsidRDefault="00C4527E" w:rsidP="004A7647">
            <w:pPr>
              <w:spacing w:before="240" w:after="240"/>
              <w:jc w:val="center"/>
              <w:rPr>
                <w:del w:id="700" w:author="George Glass" w:date="2021-06-03T11:44:00Z"/>
                <w:rFonts w:ascii="Times New Roman" w:eastAsia="Times New Roman" w:hAnsi="Times New Roman" w:cs="Times New Roman"/>
                <w:lang w:val="en-SG"/>
              </w:rPr>
              <w:pPrChange w:id="701" w:author="George Glass" w:date="2021-06-03T11:44:00Z">
                <w:pPr>
                  <w:jc w:val="center"/>
                </w:pPr>
              </w:pPrChange>
            </w:pPr>
            <w:del w:id="702" w:author="George Glass" w:date="2021-06-03T11:44:00Z">
              <w:r w:rsidRPr="00C4527E" w:rsidDel="004A7647">
                <w:rPr>
                  <w:rFonts w:ascii="Arial" w:eastAsia="Times New Roman" w:hAnsi="Arial" w:cs="Arial"/>
                  <w:color w:val="333333"/>
                  <w:sz w:val="20"/>
                  <w:szCs w:val="20"/>
                  <w:lang w:val="en-SG"/>
                </w:rPr>
                <w:delText>13 (5.2%)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80AD0" w14:textId="1FD95347" w:rsidR="00C4527E" w:rsidRPr="00C4527E" w:rsidDel="004A7647" w:rsidRDefault="00C4527E" w:rsidP="004A7647">
            <w:pPr>
              <w:spacing w:before="240" w:after="240"/>
              <w:rPr>
                <w:del w:id="703" w:author="George Glass" w:date="2021-06-03T11:44:00Z"/>
                <w:rFonts w:ascii="Times New Roman" w:eastAsia="Times New Roman" w:hAnsi="Times New Roman" w:cs="Times New Roman"/>
                <w:lang w:val="en-SG"/>
              </w:rPr>
              <w:pPrChange w:id="704"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38743" w14:textId="6F5C8A08" w:rsidR="00C4527E" w:rsidRPr="00C4527E" w:rsidDel="004A7647" w:rsidRDefault="00C4527E" w:rsidP="004A7647">
            <w:pPr>
              <w:spacing w:before="240" w:after="240"/>
              <w:rPr>
                <w:del w:id="705" w:author="George Glass" w:date="2021-06-03T11:44:00Z"/>
                <w:rFonts w:ascii="Times New Roman" w:eastAsia="Times New Roman" w:hAnsi="Times New Roman" w:cs="Times New Roman"/>
                <w:lang w:val="en-SG"/>
              </w:rPr>
              <w:pPrChange w:id="706" w:author="George Glass" w:date="2021-06-03T11:44:00Z">
                <w:pPr/>
              </w:pPrChange>
            </w:pPr>
          </w:p>
        </w:tc>
      </w:tr>
      <w:tr w:rsidR="00C4527E" w:rsidRPr="00C4527E" w:rsidDel="004A7647" w14:paraId="5DF0E9D8" w14:textId="44410FE6" w:rsidTr="00C4527E">
        <w:trPr>
          <w:del w:id="707"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94A7" w14:textId="1A50AAA8" w:rsidR="00C4527E" w:rsidRPr="00C4527E" w:rsidDel="004A7647" w:rsidRDefault="00C4527E" w:rsidP="004A7647">
            <w:pPr>
              <w:spacing w:before="240" w:after="240"/>
              <w:rPr>
                <w:del w:id="708" w:author="George Glass" w:date="2021-06-03T11:44:00Z"/>
                <w:rFonts w:ascii="Times New Roman" w:eastAsia="Times New Roman" w:hAnsi="Times New Roman" w:cs="Times New Roman"/>
                <w:lang w:val="en-SG"/>
              </w:rPr>
              <w:pPrChange w:id="709" w:author="George Glass" w:date="2021-06-03T11:44:00Z">
                <w:pPr/>
              </w:pPrChange>
            </w:pPr>
            <w:del w:id="710" w:author="George Glass" w:date="2021-06-03T11:44:00Z">
              <w:r w:rsidRPr="00C4527E" w:rsidDel="004A7647">
                <w:rPr>
                  <w:rFonts w:ascii="Arial" w:eastAsia="Times New Roman" w:hAnsi="Arial" w:cs="Arial"/>
                  <w:color w:val="333333"/>
                  <w:sz w:val="20"/>
                  <w:szCs w:val="20"/>
                  <w:lang w:val="en-SG"/>
                </w:rPr>
                <w:delText>OTRS</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A91A1" w14:textId="24A0DF66" w:rsidR="00C4527E" w:rsidRPr="00C4527E" w:rsidDel="004A7647" w:rsidRDefault="00C4527E" w:rsidP="004A7647">
            <w:pPr>
              <w:spacing w:before="240" w:after="240"/>
              <w:jc w:val="center"/>
              <w:rPr>
                <w:del w:id="711" w:author="George Glass" w:date="2021-06-03T11:44:00Z"/>
                <w:rFonts w:ascii="Times New Roman" w:eastAsia="Times New Roman" w:hAnsi="Times New Roman" w:cs="Times New Roman"/>
                <w:lang w:val="en-SG"/>
              </w:rPr>
              <w:pPrChange w:id="712" w:author="George Glass" w:date="2021-06-03T11:44:00Z">
                <w:pPr>
                  <w:jc w:val="center"/>
                </w:pPr>
              </w:pPrChange>
            </w:pPr>
            <w:del w:id="713" w:author="George Glass" w:date="2021-06-03T11:44:00Z">
              <w:r w:rsidRPr="00C4527E" w:rsidDel="004A7647">
                <w:rPr>
                  <w:rFonts w:ascii="Arial" w:eastAsia="Times New Roman" w:hAnsi="Arial" w:cs="Arial"/>
                  <w:color w:val="333333"/>
                  <w:sz w:val="20"/>
                  <w:szCs w:val="20"/>
                  <w:lang w:val="en-SG"/>
                </w:rPr>
                <w:delText>70 (7.8%)</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1817E" w14:textId="080123E7" w:rsidR="00C4527E" w:rsidRPr="00C4527E" w:rsidDel="004A7647" w:rsidRDefault="00C4527E" w:rsidP="004A7647">
            <w:pPr>
              <w:spacing w:before="240" w:after="240"/>
              <w:jc w:val="center"/>
              <w:rPr>
                <w:del w:id="714" w:author="George Glass" w:date="2021-06-03T11:44:00Z"/>
                <w:rFonts w:ascii="Times New Roman" w:eastAsia="Times New Roman" w:hAnsi="Times New Roman" w:cs="Times New Roman"/>
                <w:lang w:val="en-SG"/>
              </w:rPr>
              <w:pPrChange w:id="715" w:author="George Glass" w:date="2021-06-03T11:44:00Z">
                <w:pPr>
                  <w:jc w:val="center"/>
                </w:pPr>
              </w:pPrChange>
            </w:pPr>
            <w:del w:id="716" w:author="George Glass" w:date="2021-06-03T11:44:00Z">
              <w:r w:rsidRPr="00C4527E" w:rsidDel="004A7647">
                <w:rPr>
                  <w:rFonts w:ascii="Arial" w:eastAsia="Times New Roman" w:hAnsi="Arial" w:cs="Arial"/>
                  <w:color w:val="333333"/>
                  <w:sz w:val="20"/>
                  <w:szCs w:val="20"/>
                  <w:lang w:val="en-SG"/>
                </w:rPr>
                <w:delText>31 (12.3%)</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1747E" w14:textId="2ECB143C" w:rsidR="00C4527E" w:rsidRPr="00C4527E" w:rsidDel="004A7647" w:rsidRDefault="00C4527E" w:rsidP="004A7647">
            <w:pPr>
              <w:spacing w:before="240" w:after="240"/>
              <w:rPr>
                <w:del w:id="717" w:author="George Glass" w:date="2021-06-03T11:44:00Z"/>
                <w:rFonts w:ascii="Times New Roman" w:eastAsia="Times New Roman" w:hAnsi="Times New Roman" w:cs="Times New Roman"/>
                <w:lang w:val="en-SG"/>
              </w:rPr>
              <w:pPrChange w:id="718"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F0F0C" w14:textId="3FD407EE" w:rsidR="00C4527E" w:rsidRPr="00C4527E" w:rsidDel="004A7647" w:rsidRDefault="00C4527E" w:rsidP="004A7647">
            <w:pPr>
              <w:spacing w:before="240" w:after="240"/>
              <w:rPr>
                <w:del w:id="719" w:author="George Glass" w:date="2021-06-03T11:44:00Z"/>
                <w:rFonts w:ascii="Times New Roman" w:eastAsia="Times New Roman" w:hAnsi="Times New Roman" w:cs="Times New Roman"/>
                <w:lang w:val="en-SG"/>
              </w:rPr>
              <w:pPrChange w:id="720" w:author="George Glass" w:date="2021-06-03T11:44:00Z">
                <w:pPr/>
              </w:pPrChange>
            </w:pPr>
          </w:p>
        </w:tc>
      </w:tr>
      <w:tr w:rsidR="00C4527E" w:rsidRPr="00C4527E" w:rsidDel="004A7647" w14:paraId="25F39205" w14:textId="524031BA" w:rsidTr="00C4527E">
        <w:trPr>
          <w:trHeight w:val="400"/>
          <w:del w:id="721" w:author="George Glass" w:date="2021-06-03T11:44: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7DCEE" w14:textId="52DBB875" w:rsidR="00C4527E" w:rsidRPr="00C4527E" w:rsidDel="004A7647" w:rsidRDefault="00C4527E" w:rsidP="004A7647">
            <w:pPr>
              <w:spacing w:before="240" w:after="240"/>
              <w:rPr>
                <w:del w:id="722" w:author="George Glass" w:date="2021-06-03T11:44:00Z"/>
                <w:rFonts w:ascii="Times New Roman" w:eastAsia="Times New Roman" w:hAnsi="Times New Roman" w:cs="Times New Roman"/>
                <w:lang w:val="en-SG"/>
              </w:rPr>
              <w:pPrChange w:id="723" w:author="George Glass" w:date="2021-06-03T11:44:00Z">
                <w:pPr/>
              </w:pPrChange>
            </w:pPr>
            <w:del w:id="724" w:author="George Glass" w:date="2021-06-03T11:44:00Z">
              <w:r w:rsidRPr="00C4527E" w:rsidDel="004A7647">
                <w:rPr>
                  <w:rFonts w:ascii="Arial" w:eastAsia="Times New Roman" w:hAnsi="Arial" w:cs="Arial"/>
                  <w:b/>
                  <w:bCs/>
                  <w:color w:val="333333"/>
                  <w:sz w:val="20"/>
                  <w:szCs w:val="20"/>
                  <w:lang w:val="en-SG"/>
                </w:rPr>
                <w:delText>Nursing Position</w:delText>
              </w:r>
            </w:del>
          </w:p>
        </w:tc>
      </w:tr>
      <w:tr w:rsidR="00C4527E" w:rsidRPr="00C4527E" w:rsidDel="004A7647" w14:paraId="70FF0211" w14:textId="3A2A36F9" w:rsidTr="00C4527E">
        <w:trPr>
          <w:del w:id="725"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59187" w14:textId="0B5BC28B" w:rsidR="00C4527E" w:rsidRPr="00C4527E" w:rsidDel="004A7647" w:rsidRDefault="00C4527E" w:rsidP="004A7647">
            <w:pPr>
              <w:spacing w:before="240" w:after="240"/>
              <w:rPr>
                <w:del w:id="726" w:author="George Glass" w:date="2021-06-03T11:44:00Z"/>
                <w:rFonts w:ascii="Times New Roman" w:eastAsia="Times New Roman" w:hAnsi="Times New Roman" w:cs="Times New Roman"/>
                <w:lang w:val="en-SG"/>
              </w:rPr>
              <w:pPrChange w:id="727" w:author="George Glass" w:date="2021-06-03T11:44:00Z">
                <w:pPr/>
              </w:pPrChange>
            </w:pPr>
            <w:del w:id="728" w:author="George Glass" w:date="2021-06-03T11:44:00Z">
              <w:r w:rsidRPr="00C4527E" w:rsidDel="004A7647">
                <w:rPr>
                  <w:rFonts w:ascii="Arial" w:eastAsia="Times New Roman" w:hAnsi="Arial" w:cs="Arial"/>
                  <w:color w:val="333333"/>
                  <w:sz w:val="20"/>
                  <w:szCs w:val="20"/>
                  <w:lang w:val="en-SG"/>
                </w:rPr>
                <w:delText>Enrolled Nurse</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C94FF" w14:textId="5AFC991B" w:rsidR="00C4527E" w:rsidRPr="00C4527E" w:rsidDel="004A7647" w:rsidRDefault="00C4527E" w:rsidP="004A7647">
            <w:pPr>
              <w:spacing w:before="240" w:after="240"/>
              <w:jc w:val="center"/>
              <w:rPr>
                <w:del w:id="729" w:author="George Glass" w:date="2021-06-03T11:44:00Z"/>
                <w:rFonts w:ascii="Times New Roman" w:eastAsia="Times New Roman" w:hAnsi="Times New Roman" w:cs="Times New Roman"/>
                <w:lang w:val="en-SG"/>
              </w:rPr>
              <w:pPrChange w:id="730" w:author="George Glass" w:date="2021-06-03T11:44:00Z">
                <w:pPr>
                  <w:jc w:val="center"/>
                </w:pPr>
              </w:pPrChange>
            </w:pPr>
            <w:del w:id="731" w:author="George Glass" w:date="2021-06-03T11:44:00Z">
              <w:r w:rsidRPr="00C4527E" w:rsidDel="004A7647">
                <w:rPr>
                  <w:rFonts w:ascii="Arial" w:eastAsia="Times New Roman" w:hAnsi="Arial" w:cs="Arial"/>
                  <w:color w:val="333333"/>
                  <w:sz w:val="20"/>
                  <w:szCs w:val="20"/>
                  <w:lang w:val="en-SG"/>
                </w:rPr>
                <w:delText>112 (12.4%)</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CFA3E" w14:textId="08E5E915" w:rsidR="00C4527E" w:rsidRPr="00C4527E" w:rsidDel="004A7647" w:rsidRDefault="00C4527E" w:rsidP="004A7647">
            <w:pPr>
              <w:spacing w:before="240" w:after="240"/>
              <w:jc w:val="center"/>
              <w:rPr>
                <w:del w:id="732" w:author="George Glass" w:date="2021-06-03T11:44:00Z"/>
                <w:rFonts w:ascii="Times New Roman" w:eastAsia="Times New Roman" w:hAnsi="Times New Roman" w:cs="Times New Roman"/>
                <w:lang w:val="en-SG"/>
              </w:rPr>
              <w:pPrChange w:id="733" w:author="George Glass" w:date="2021-06-03T11:44:00Z">
                <w:pPr>
                  <w:jc w:val="center"/>
                </w:pPr>
              </w:pPrChange>
            </w:pPr>
            <w:del w:id="734" w:author="George Glass" w:date="2021-06-03T11:44:00Z">
              <w:r w:rsidRPr="00C4527E" w:rsidDel="004A7647">
                <w:rPr>
                  <w:rFonts w:ascii="Arial" w:eastAsia="Times New Roman" w:hAnsi="Arial" w:cs="Arial"/>
                  <w:color w:val="333333"/>
                  <w:sz w:val="20"/>
                  <w:szCs w:val="20"/>
                  <w:lang w:val="en-SG"/>
                </w:rPr>
                <w:delText>40 (15.9%)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8DCE4" w14:textId="772B7077" w:rsidR="00C4527E" w:rsidRPr="00C4527E" w:rsidDel="004A7647" w:rsidRDefault="00C4527E" w:rsidP="004A7647">
            <w:pPr>
              <w:spacing w:before="240" w:after="240"/>
              <w:rPr>
                <w:del w:id="735" w:author="George Glass" w:date="2021-06-03T11:44:00Z"/>
                <w:rFonts w:ascii="Times New Roman" w:eastAsia="Times New Roman" w:hAnsi="Times New Roman" w:cs="Times New Roman"/>
                <w:lang w:val="en-SG"/>
              </w:rPr>
              <w:pPrChange w:id="736"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ECB6D" w14:textId="58867B04" w:rsidR="00C4527E" w:rsidRPr="00C4527E" w:rsidDel="004A7647" w:rsidRDefault="00C4527E" w:rsidP="004A7647">
            <w:pPr>
              <w:spacing w:before="240" w:after="240"/>
              <w:rPr>
                <w:del w:id="737" w:author="George Glass" w:date="2021-06-03T11:44:00Z"/>
                <w:rFonts w:ascii="Times New Roman" w:eastAsia="Times New Roman" w:hAnsi="Times New Roman" w:cs="Times New Roman"/>
                <w:lang w:val="en-SG"/>
              </w:rPr>
              <w:pPrChange w:id="738" w:author="George Glass" w:date="2021-06-03T11:44:00Z">
                <w:pPr/>
              </w:pPrChange>
            </w:pPr>
          </w:p>
        </w:tc>
      </w:tr>
      <w:tr w:rsidR="00C4527E" w:rsidRPr="00C4527E" w:rsidDel="004A7647" w14:paraId="7B58105B" w14:textId="13209856" w:rsidTr="00C4527E">
        <w:trPr>
          <w:del w:id="739"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F2E8E" w14:textId="0D1A0296" w:rsidR="00C4527E" w:rsidRPr="00C4527E" w:rsidDel="004A7647" w:rsidRDefault="00C4527E" w:rsidP="004A7647">
            <w:pPr>
              <w:spacing w:before="240" w:after="240"/>
              <w:rPr>
                <w:del w:id="740" w:author="George Glass" w:date="2021-06-03T11:44:00Z"/>
                <w:rFonts w:ascii="Times New Roman" w:eastAsia="Times New Roman" w:hAnsi="Times New Roman" w:cs="Times New Roman"/>
                <w:lang w:val="en-SG"/>
              </w:rPr>
              <w:pPrChange w:id="741" w:author="George Glass" w:date="2021-06-03T11:44:00Z">
                <w:pPr/>
              </w:pPrChange>
            </w:pPr>
            <w:del w:id="742" w:author="George Glass" w:date="2021-06-03T11:44:00Z">
              <w:r w:rsidRPr="00C4527E" w:rsidDel="004A7647">
                <w:rPr>
                  <w:rFonts w:ascii="Arial" w:eastAsia="Times New Roman" w:hAnsi="Arial" w:cs="Arial"/>
                  <w:color w:val="333333"/>
                  <w:sz w:val="20"/>
                  <w:szCs w:val="20"/>
                  <w:lang w:val="en-SG"/>
                </w:rPr>
                <w:delText>Registered Nurse (SN/SSN)</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9B21D" w14:textId="2CCEB846" w:rsidR="00C4527E" w:rsidRPr="00C4527E" w:rsidDel="004A7647" w:rsidRDefault="00C4527E" w:rsidP="004A7647">
            <w:pPr>
              <w:spacing w:before="240" w:after="240"/>
              <w:jc w:val="center"/>
              <w:rPr>
                <w:del w:id="743" w:author="George Glass" w:date="2021-06-03T11:44:00Z"/>
                <w:rFonts w:ascii="Times New Roman" w:eastAsia="Times New Roman" w:hAnsi="Times New Roman" w:cs="Times New Roman"/>
                <w:lang w:val="en-SG"/>
              </w:rPr>
              <w:pPrChange w:id="744" w:author="George Glass" w:date="2021-06-03T11:44:00Z">
                <w:pPr>
                  <w:jc w:val="center"/>
                </w:pPr>
              </w:pPrChange>
            </w:pPr>
            <w:del w:id="745" w:author="George Glass" w:date="2021-06-03T11:44:00Z">
              <w:r w:rsidRPr="00C4527E" w:rsidDel="004A7647">
                <w:rPr>
                  <w:rFonts w:ascii="Arial" w:eastAsia="Times New Roman" w:hAnsi="Arial" w:cs="Arial"/>
                  <w:color w:val="333333"/>
                  <w:sz w:val="20"/>
                  <w:szCs w:val="20"/>
                  <w:lang w:val="en-SG"/>
                </w:rPr>
                <w:delText>731 (81.2%)</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2C2AD" w14:textId="7C5D6A59" w:rsidR="00C4527E" w:rsidRPr="00C4527E" w:rsidDel="004A7647" w:rsidRDefault="00C4527E" w:rsidP="004A7647">
            <w:pPr>
              <w:spacing w:before="240" w:after="240"/>
              <w:jc w:val="center"/>
              <w:rPr>
                <w:del w:id="746" w:author="George Glass" w:date="2021-06-03T11:44:00Z"/>
                <w:rFonts w:ascii="Times New Roman" w:eastAsia="Times New Roman" w:hAnsi="Times New Roman" w:cs="Times New Roman"/>
                <w:lang w:val="en-SG"/>
              </w:rPr>
              <w:pPrChange w:id="747" w:author="George Glass" w:date="2021-06-03T11:44:00Z">
                <w:pPr>
                  <w:jc w:val="center"/>
                </w:pPr>
              </w:pPrChange>
            </w:pPr>
            <w:del w:id="748" w:author="George Glass" w:date="2021-06-03T11:44:00Z">
              <w:r w:rsidRPr="00C4527E" w:rsidDel="004A7647">
                <w:rPr>
                  <w:rFonts w:ascii="Arial" w:eastAsia="Times New Roman" w:hAnsi="Arial" w:cs="Arial"/>
                  <w:color w:val="333333"/>
                  <w:sz w:val="20"/>
                  <w:szCs w:val="20"/>
                  <w:lang w:val="en-SG"/>
                </w:rPr>
                <w:delText>133 (52.8%)</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343E9" w14:textId="26C5DD68" w:rsidR="00C4527E" w:rsidRPr="00C4527E" w:rsidDel="004A7647" w:rsidRDefault="00C4527E" w:rsidP="004A7647">
            <w:pPr>
              <w:spacing w:before="240" w:after="240"/>
              <w:rPr>
                <w:del w:id="749" w:author="George Glass" w:date="2021-06-03T11:44:00Z"/>
                <w:rFonts w:ascii="Times New Roman" w:eastAsia="Times New Roman" w:hAnsi="Times New Roman" w:cs="Times New Roman"/>
                <w:lang w:val="en-SG"/>
              </w:rPr>
              <w:pPrChange w:id="750"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0C0C" w14:textId="0FCBA90A" w:rsidR="00C4527E" w:rsidRPr="00C4527E" w:rsidDel="004A7647" w:rsidRDefault="00C4527E" w:rsidP="004A7647">
            <w:pPr>
              <w:spacing w:before="240" w:after="240"/>
              <w:rPr>
                <w:del w:id="751" w:author="George Glass" w:date="2021-06-03T11:44:00Z"/>
                <w:rFonts w:ascii="Times New Roman" w:eastAsia="Times New Roman" w:hAnsi="Times New Roman" w:cs="Times New Roman"/>
                <w:lang w:val="en-SG"/>
              </w:rPr>
              <w:pPrChange w:id="752" w:author="George Glass" w:date="2021-06-03T11:44:00Z">
                <w:pPr/>
              </w:pPrChange>
            </w:pPr>
          </w:p>
        </w:tc>
      </w:tr>
      <w:tr w:rsidR="00C4527E" w:rsidRPr="00C4527E" w:rsidDel="004A7647" w14:paraId="69F2B3FD" w14:textId="6F9E4D56" w:rsidTr="00C4527E">
        <w:trPr>
          <w:del w:id="753"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877C1" w14:textId="3E6FE488" w:rsidR="00C4527E" w:rsidRPr="00C4527E" w:rsidDel="004A7647" w:rsidRDefault="00C4527E" w:rsidP="004A7647">
            <w:pPr>
              <w:spacing w:before="240" w:after="240"/>
              <w:rPr>
                <w:del w:id="754" w:author="George Glass" w:date="2021-06-03T11:44:00Z"/>
                <w:rFonts w:ascii="Times New Roman" w:eastAsia="Times New Roman" w:hAnsi="Times New Roman" w:cs="Times New Roman"/>
                <w:lang w:val="en-SG"/>
              </w:rPr>
              <w:pPrChange w:id="755" w:author="George Glass" w:date="2021-06-03T11:44:00Z">
                <w:pPr/>
              </w:pPrChange>
            </w:pPr>
            <w:del w:id="756" w:author="George Glass" w:date="2021-06-03T11:44:00Z">
              <w:r w:rsidRPr="00C4527E" w:rsidDel="004A7647">
                <w:rPr>
                  <w:rFonts w:ascii="Arial" w:eastAsia="Times New Roman" w:hAnsi="Arial" w:cs="Arial"/>
                  <w:color w:val="333333"/>
                  <w:sz w:val="20"/>
                  <w:szCs w:val="20"/>
                  <w:lang w:val="en-SG"/>
                </w:rPr>
                <w:delText>Registered Nurse (ANC/NO and above)</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71B54" w14:textId="208647AB" w:rsidR="00C4527E" w:rsidRPr="00C4527E" w:rsidDel="004A7647" w:rsidRDefault="00C4527E" w:rsidP="004A7647">
            <w:pPr>
              <w:spacing w:before="240" w:after="240"/>
              <w:jc w:val="center"/>
              <w:rPr>
                <w:del w:id="757" w:author="George Glass" w:date="2021-06-03T11:44:00Z"/>
                <w:rFonts w:ascii="Times New Roman" w:eastAsia="Times New Roman" w:hAnsi="Times New Roman" w:cs="Times New Roman"/>
                <w:lang w:val="en-SG"/>
              </w:rPr>
              <w:pPrChange w:id="758" w:author="George Glass" w:date="2021-06-03T11:44:00Z">
                <w:pPr>
                  <w:jc w:val="center"/>
                </w:pPr>
              </w:pPrChange>
            </w:pPr>
            <w:del w:id="759" w:author="George Glass" w:date="2021-06-03T11:44:00Z">
              <w:r w:rsidRPr="00C4527E" w:rsidDel="004A7647">
                <w:rPr>
                  <w:rFonts w:ascii="Arial" w:eastAsia="Times New Roman" w:hAnsi="Arial" w:cs="Arial"/>
                  <w:color w:val="333333"/>
                  <w:sz w:val="20"/>
                  <w:szCs w:val="20"/>
                  <w:lang w:val="en-SG"/>
                </w:rPr>
                <w:delText>57 (6.3%)</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034DE" w14:textId="65BC5278" w:rsidR="00C4527E" w:rsidRPr="00C4527E" w:rsidDel="004A7647" w:rsidRDefault="00C4527E" w:rsidP="004A7647">
            <w:pPr>
              <w:spacing w:before="240" w:after="240"/>
              <w:jc w:val="center"/>
              <w:rPr>
                <w:del w:id="760" w:author="George Glass" w:date="2021-06-03T11:44:00Z"/>
                <w:rFonts w:ascii="Times New Roman" w:eastAsia="Times New Roman" w:hAnsi="Times New Roman" w:cs="Times New Roman"/>
                <w:lang w:val="en-SG"/>
              </w:rPr>
              <w:pPrChange w:id="761" w:author="George Glass" w:date="2021-06-03T11:44:00Z">
                <w:pPr>
                  <w:jc w:val="center"/>
                </w:pPr>
              </w:pPrChange>
            </w:pPr>
            <w:del w:id="762" w:author="George Glass" w:date="2021-06-03T11:44:00Z">
              <w:r w:rsidRPr="00C4527E" w:rsidDel="004A7647">
                <w:rPr>
                  <w:rFonts w:ascii="Arial" w:eastAsia="Times New Roman" w:hAnsi="Arial" w:cs="Arial"/>
                  <w:color w:val="333333"/>
                  <w:sz w:val="20"/>
                  <w:szCs w:val="20"/>
                  <w:lang w:val="en-SG"/>
                </w:rPr>
                <w:delText>79 (31.3%)</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8E9D6" w14:textId="04B4BF6E" w:rsidR="00C4527E" w:rsidRPr="00C4527E" w:rsidDel="004A7647" w:rsidRDefault="00C4527E" w:rsidP="004A7647">
            <w:pPr>
              <w:spacing w:before="240" w:after="240"/>
              <w:rPr>
                <w:del w:id="763" w:author="George Glass" w:date="2021-06-03T11:44:00Z"/>
                <w:rFonts w:ascii="Times New Roman" w:eastAsia="Times New Roman" w:hAnsi="Times New Roman" w:cs="Times New Roman"/>
                <w:lang w:val="en-SG"/>
              </w:rPr>
              <w:pPrChange w:id="764" w:author="George Glass" w:date="2021-06-03T11:44:00Z">
                <w:pPr/>
              </w:pPrChange>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F91A2" w14:textId="25209FC7" w:rsidR="00C4527E" w:rsidRPr="00C4527E" w:rsidDel="004A7647" w:rsidRDefault="00C4527E" w:rsidP="004A7647">
            <w:pPr>
              <w:spacing w:before="240" w:after="240"/>
              <w:rPr>
                <w:del w:id="765" w:author="George Glass" w:date="2021-06-03T11:44:00Z"/>
                <w:rFonts w:ascii="Times New Roman" w:eastAsia="Times New Roman" w:hAnsi="Times New Roman" w:cs="Times New Roman"/>
                <w:lang w:val="en-SG"/>
              </w:rPr>
              <w:pPrChange w:id="766" w:author="George Glass" w:date="2021-06-03T11:44:00Z">
                <w:pPr/>
              </w:pPrChange>
            </w:pPr>
          </w:p>
        </w:tc>
      </w:tr>
      <w:tr w:rsidR="00C4527E" w:rsidRPr="00C4527E" w:rsidDel="004A7647" w14:paraId="730AD959" w14:textId="2CAF8BB0" w:rsidTr="00C4527E">
        <w:trPr>
          <w:trHeight w:val="400"/>
          <w:del w:id="767" w:author="George Glass" w:date="2021-06-03T11:44:00Z"/>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FDD55" w14:textId="3F975BF5" w:rsidR="00C4527E" w:rsidRPr="00C4527E" w:rsidDel="004A7647" w:rsidRDefault="00C4527E" w:rsidP="004A7647">
            <w:pPr>
              <w:spacing w:before="240" w:after="240"/>
              <w:rPr>
                <w:del w:id="768" w:author="George Glass" w:date="2021-06-03T11:44:00Z"/>
                <w:rFonts w:ascii="Times New Roman" w:eastAsia="Times New Roman" w:hAnsi="Times New Roman" w:cs="Times New Roman"/>
                <w:lang w:val="en-SG"/>
              </w:rPr>
              <w:pPrChange w:id="769" w:author="George Glass" w:date="2021-06-03T11:44:00Z">
                <w:pPr/>
              </w:pPrChange>
            </w:pPr>
            <w:del w:id="770" w:author="George Glass" w:date="2021-06-03T11:44:00Z">
              <w:r w:rsidRPr="00C4527E" w:rsidDel="004A7647">
                <w:rPr>
                  <w:rFonts w:ascii="Arial" w:eastAsia="Times New Roman" w:hAnsi="Arial" w:cs="Arial"/>
                  <w:b/>
                  <w:bCs/>
                  <w:color w:val="333333"/>
                  <w:sz w:val="20"/>
                  <w:szCs w:val="20"/>
                  <w:lang w:val="en-SG"/>
                </w:rPr>
                <w:delText>Technology Savviness</w:delText>
              </w:r>
            </w:del>
          </w:p>
        </w:tc>
      </w:tr>
      <w:tr w:rsidR="00C4527E" w:rsidRPr="00C4527E" w:rsidDel="004A7647" w14:paraId="42D0BA09" w14:textId="26094327" w:rsidTr="00C4527E">
        <w:trPr>
          <w:trHeight w:val="400"/>
          <w:del w:id="771"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11283" w14:textId="2EE640E1" w:rsidR="00C4527E" w:rsidRPr="00C4527E" w:rsidDel="004A7647" w:rsidRDefault="00C4527E" w:rsidP="004A7647">
            <w:pPr>
              <w:spacing w:before="240" w:after="240"/>
              <w:rPr>
                <w:del w:id="772" w:author="George Glass" w:date="2021-06-03T11:44:00Z"/>
                <w:rFonts w:ascii="Times New Roman" w:eastAsia="Times New Roman" w:hAnsi="Times New Roman" w:cs="Times New Roman"/>
                <w:lang w:val="en-SG"/>
              </w:rPr>
              <w:pPrChange w:id="773" w:author="George Glass" w:date="2021-06-03T11:44:00Z">
                <w:pPr/>
              </w:pPrChange>
            </w:pPr>
            <w:del w:id="774" w:author="George Glass" w:date="2021-06-03T11:44:00Z">
              <w:r w:rsidRPr="00C4527E" w:rsidDel="004A7647">
                <w:rPr>
                  <w:rFonts w:ascii="Arial" w:eastAsia="Times New Roman" w:hAnsi="Arial" w:cs="Arial"/>
                  <w:color w:val="333333"/>
                  <w:sz w:val="20"/>
                  <w:szCs w:val="20"/>
                  <w:lang w:val="en-SG"/>
                </w:rPr>
                <w:delText>Low</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FE3B7" w14:textId="750367C7" w:rsidR="00C4527E" w:rsidRPr="00C4527E" w:rsidDel="004A7647" w:rsidRDefault="00C4527E" w:rsidP="004A7647">
            <w:pPr>
              <w:spacing w:before="240" w:after="240"/>
              <w:jc w:val="center"/>
              <w:rPr>
                <w:del w:id="775" w:author="George Glass" w:date="2021-06-03T11:44:00Z"/>
                <w:rFonts w:ascii="Times New Roman" w:eastAsia="Times New Roman" w:hAnsi="Times New Roman" w:cs="Times New Roman"/>
                <w:lang w:val="en-SG"/>
              </w:rPr>
              <w:pPrChange w:id="776" w:author="George Glass" w:date="2021-06-03T11:44:00Z">
                <w:pPr>
                  <w:jc w:val="center"/>
                </w:pPr>
              </w:pPrChange>
            </w:pPr>
            <w:del w:id="777" w:author="George Glass" w:date="2021-06-03T11:44:00Z">
              <w:r w:rsidRPr="00C4527E" w:rsidDel="004A7647">
                <w:rPr>
                  <w:rFonts w:ascii="Arial" w:eastAsia="Times New Roman" w:hAnsi="Arial" w:cs="Arial"/>
                  <w:color w:val="333333"/>
                  <w:sz w:val="20"/>
                  <w:szCs w:val="20"/>
                  <w:lang w:val="en-SG"/>
                </w:rPr>
                <w:delText>323 (35.9%)</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F98D6" w14:textId="11433ADE" w:rsidR="00C4527E" w:rsidRPr="00C4527E" w:rsidDel="004A7647" w:rsidRDefault="00C4527E" w:rsidP="004A7647">
            <w:pPr>
              <w:spacing w:before="240" w:after="240"/>
              <w:jc w:val="center"/>
              <w:rPr>
                <w:del w:id="778" w:author="George Glass" w:date="2021-06-03T11:44:00Z"/>
                <w:rFonts w:ascii="Times New Roman" w:eastAsia="Times New Roman" w:hAnsi="Times New Roman" w:cs="Times New Roman"/>
                <w:lang w:val="en-SG"/>
              </w:rPr>
              <w:pPrChange w:id="779" w:author="George Glass" w:date="2021-06-03T11:44:00Z">
                <w:pPr>
                  <w:jc w:val="center"/>
                </w:pPr>
              </w:pPrChange>
            </w:pPr>
            <w:del w:id="780" w:author="George Glass" w:date="2021-06-03T11:44:00Z">
              <w:r w:rsidRPr="00C4527E" w:rsidDel="004A7647">
                <w:rPr>
                  <w:rFonts w:ascii="Arial" w:eastAsia="Times New Roman" w:hAnsi="Arial" w:cs="Arial"/>
                  <w:color w:val="333333"/>
                  <w:sz w:val="20"/>
                  <w:szCs w:val="20"/>
                  <w:lang w:val="en-SG"/>
                </w:rPr>
                <w:delText>137 (54.4%)</w:delText>
              </w:r>
            </w:del>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6FA72" w14:textId="461D7D8B" w:rsidR="00C4527E" w:rsidRPr="00C4527E" w:rsidDel="004A7647" w:rsidRDefault="00C4527E" w:rsidP="004A7647">
            <w:pPr>
              <w:spacing w:before="240" w:after="240"/>
              <w:jc w:val="center"/>
              <w:rPr>
                <w:del w:id="781" w:author="George Glass" w:date="2021-06-03T11:44:00Z"/>
                <w:rFonts w:ascii="Times New Roman" w:eastAsia="Times New Roman" w:hAnsi="Times New Roman" w:cs="Times New Roman"/>
                <w:lang w:val="en-SG"/>
              </w:rPr>
              <w:pPrChange w:id="782" w:author="George Glass" w:date="2021-06-03T11:44:00Z">
                <w:pPr>
                  <w:jc w:val="center"/>
                </w:pPr>
              </w:pPrChange>
            </w:pPr>
            <w:del w:id="783" w:author="George Glass" w:date="2021-06-03T11:44:00Z">
              <w:r w:rsidRPr="00C4527E" w:rsidDel="004A7647">
                <w:rPr>
                  <w:rFonts w:ascii="Arial" w:eastAsia="Times New Roman" w:hAnsi="Arial" w:cs="Arial"/>
                  <w:color w:val="333333"/>
                  <w:sz w:val="20"/>
                  <w:szCs w:val="20"/>
                  <w:lang w:val="en-SG"/>
                </w:rPr>
                <w:delText>3.76 </w:delText>
              </w:r>
            </w:del>
          </w:p>
          <w:p w14:paraId="1E92C3CE" w14:textId="0B523327" w:rsidR="00C4527E" w:rsidRPr="00C4527E" w:rsidDel="004A7647" w:rsidRDefault="00C4527E" w:rsidP="004A7647">
            <w:pPr>
              <w:spacing w:before="240" w:after="240"/>
              <w:jc w:val="center"/>
              <w:rPr>
                <w:del w:id="784" w:author="George Glass" w:date="2021-06-03T11:44:00Z"/>
                <w:rFonts w:ascii="Times New Roman" w:eastAsia="Times New Roman" w:hAnsi="Times New Roman" w:cs="Times New Roman"/>
                <w:lang w:val="en-SG"/>
              </w:rPr>
              <w:pPrChange w:id="785" w:author="George Glass" w:date="2021-06-03T11:44:00Z">
                <w:pPr>
                  <w:jc w:val="center"/>
                </w:pPr>
              </w:pPrChange>
            </w:pPr>
            <w:del w:id="786" w:author="George Glass" w:date="2021-06-03T11:44:00Z">
              <w:r w:rsidRPr="00C4527E" w:rsidDel="004A7647">
                <w:rPr>
                  <w:rFonts w:ascii="Arial" w:eastAsia="Times New Roman" w:hAnsi="Arial" w:cs="Arial"/>
                  <w:color w:val="333333"/>
                  <w:sz w:val="20"/>
                  <w:szCs w:val="20"/>
                  <w:lang w:val="en-SG"/>
                </w:rPr>
                <w:delText>(0.765)</w:delText>
              </w:r>
            </w:del>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E7359" w14:textId="4FD7EB15" w:rsidR="00C4527E" w:rsidRPr="00C4527E" w:rsidDel="004A7647" w:rsidRDefault="00C4527E" w:rsidP="004A7647">
            <w:pPr>
              <w:spacing w:before="240" w:after="240"/>
              <w:jc w:val="center"/>
              <w:rPr>
                <w:del w:id="787" w:author="George Glass" w:date="2021-06-03T11:44:00Z"/>
                <w:rFonts w:ascii="Times New Roman" w:eastAsia="Times New Roman" w:hAnsi="Times New Roman" w:cs="Times New Roman"/>
                <w:lang w:val="en-SG"/>
              </w:rPr>
              <w:pPrChange w:id="788" w:author="George Glass" w:date="2021-06-03T11:44:00Z">
                <w:pPr>
                  <w:jc w:val="center"/>
                </w:pPr>
              </w:pPrChange>
            </w:pPr>
            <w:del w:id="789" w:author="George Glass" w:date="2021-06-03T11:44:00Z">
              <w:r w:rsidRPr="00C4527E" w:rsidDel="004A7647">
                <w:rPr>
                  <w:rFonts w:ascii="Arial" w:eastAsia="Times New Roman" w:hAnsi="Arial" w:cs="Arial"/>
                  <w:color w:val="333333"/>
                  <w:sz w:val="20"/>
                  <w:szCs w:val="20"/>
                  <w:lang w:val="en-SG"/>
                </w:rPr>
                <w:delText>3.40 </w:delText>
              </w:r>
            </w:del>
          </w:p>
          <w:p w14:paraId="4B4C2268" w14:textId="3CC67F2A" w:rsidR="00C4527E" w:rsidRPr="00C4527E" w:rsidDel="004A7647" w:rsidRDefault="00C4527E" w:rsidP="004A7647">
            <w:pPr>
              <w:spacing w:before="240" w:after="240"/>
              <w:jc w:val="center"/>
              <w:rPr>
                <w:del w:id="790" w:author="George Glass" w:date="2021-06-03T11:44:00Z"/>
                <w:rFonts w:ascii="Times New Roman" w:eastAsia="Times New Roman" w:hAnsi="Times New Roman" w:cs="Times New Roman"/>
                <w:lang w:val="en-SG"/>
              </w:rPr>
              <w:pPrChange w:id="791" w:author="George Glass" w:date="2021-06-03T11:44:00Z">
                <w:pPr>
                  <w:jc w:val="center"/>
                </w:pPr>
              </w:pPrChange>
            </w:pPr>
            <w:del w:id="792" w:author="George Glass" w:date="2021-06-03T11:44:00Z">
              <w:r w:rsidRPr="00C4527E" w:rsidDel="004A7647">
                <w:rPr>
                  <w:rFonts w:ascii="Arial" w:eastAsia="Times New Roman" w:hAnsi="Arial" w:cs="Arial"/>
                  <w:color w:val="333333"/>
                  <w:sz w:val="20"/>
                  <w:szCs w:val="20"/>
                  <w:lang w:val="en-SG"/>
                </w:rPr>
                <w:delText>(0.862)</w:delText>
              </w:r>
            </w:del>
          </w:p>
        </w:tc>
      </w:tr>
      <w:tr w:rsidR="00C4527E" w:rsidRPr="00C4527E" w:rsidDel="004A7647" w14:paraId="48C6C8A5" w14:textId="419DA982" w:rsidTr="00C4527E">
        <w:trPr>
          <w:trHeight w:val="400"/>
          <w:del w:id="793" w:author="George Glass" w:date="2021-06-03T11:44:00Z"/>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DC555" w14:textId="66D850B8" w:rsidR="00C4527E" w:rsidRPr="00C4527E" w:rsidDel="004A7647" w:rsidRDefault="00C4527E" w:rsidP="004A7647">
            <w:pPr>
              <w:spacing w:before="240" w:after="240"/>
              <w:rPr>
                <w:del w:id="794" w:author="George Glass" w:date="2021-06-03T11:44:00Z"/>
                <w:rFonts w:ascii="Times New Roman" w:eastAsia="Times New Roman" w:hAnsi="Times New Roman" w:cs="Times New Roman"/>
                <w:lang w:val="en-SG"/>
              </w:rPr>
              <w:pPrChange w:id="795" w:author="George Glass" w:date="2021-06-03T11:44:00Z">
                <w:pPr/>
              </w:pPrChange>
            </w:pPr>
            <w:del w:id="796" w:author="George Glass" w:date="2021-06-03T11:44:00Z">
              <w:r w:rsidRPr="00C4527E" w:rsidDel="004A7647">
                <w:rPr>
                  <w:rFonts w:ascii="Arial" w:eastAsia="Times New Roman" w:hAnsi="Arial" w:cs="Arial"/>
                  <w:color w:val="333333"/>
                  <w:sz w:val="20"/>
                  <w:szCs w:val="20"/>
                  <w:lang w:val="en-SG"/>
                </w:rPr>
                <w:delText>High</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83474" w14:textId="1C12B3C2" w:rsidR="00C4527E" w:rsidRPr="00C4527E" w:rsidDel="004A7647" w:rsidRDefault="00C4527E" w:rsidP="004A7647">
            <w:pPr>
              <w:spacing w:before="240" w:after="240"/>
              <w:jc w:val="center"/>
              <w:rPr>
                <w:del w:id="797" w:author="George Glass" w:date="2021-06-03T11:44:00Z"/>
                <w:rFonts w:ascii="Times New Roman" w:eastAsia="Times New Roman" w:hAnsi="Times New Roman" w:cs="Times New Roman"/>
                <w:lang w:val="en-SG"/>
              </w:rPr>
              <w:pPrChange w:id="798" w:author="George Glass" w:date="2021-06-03T11:44:00Z">
                <w:pPr>
                  <w:jc w:val="center"/>
                </w:pPr>
              </w:pPrChange>
            </w:pPr>
            <w:del w:id="799" w:author="George Glass" w:date="2021-06-03T11:44:00Z">
              <w:r w:rsidRPr="00C4527E" w:rsidDel="004A7647">
                <w:rPr>
                  <w:rFonts w:ascii="Arial" w:eastAsia="Times New Roman" w:hAnsi="Arial" w:cs="Arial"/>
                  <w:color w:val="333333"/>
                  <w:sz w:val="20"/>
                  <w:szCs w:val="20"/>
                  <w:lang w:val="en-SG"/>
                </w:rPr>
                <w:delText>577 (64.1%)</w:delText>
              </w:r>
            </w:del>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13988" w14:textId="12F2D87F" w:rsidR="00C4527E" w:rsidRPr="00C4527E" w:rsidDel="004A7647" w:rsidRDefault="00C4527E" w:rsidP="004A7647">
            <w:pPr>
              <w:spacing w:before="240" w:after="240"/>
              <w:jc w:val="center"/>
              <w:rPr>
                <w:del w:id="800" w:author="George Glass" w:date="2021-06-03T11:44:00Z"/>
                <w:rFonts w:ascii="Times New Roman" w:eastAsia="Times New Roman" w:hAnsi="Times New Roman" w:cs="Times New Roman"/>
                <w:lang w:val="en-SG"/>
              </w:rPr>
              <w:pPrChange w:id="801" w:author="George Glass" w:date="2021-06-03T11:44:00Z">
                <w:pPr>
                  <w:jc w:val="center"/>
                </w:pPr>
              </w:pPrChange>
            </w:pPr>
            <w:del w:id="802" w:author="George Glass" w:date="2021-06-03T11:44:00Z">
              <w:r w:rsidRPr="00C4527E" w:rsidDel="004A7647">
                <w:rPr>
                  <w:rFonts w:ascii="Arial" w:eastAsia="Times New Roman" w:hAnsi="Arial" w:cs="Arial"/>
                  <w:color w:val="333333"/>
                  <w:sz w:val="20"/>
                  <w:szCs w:val="20"/>
                  <w:lang w:val="en-SG"/>
                </w:rPr>
                <w:delText>115 (45.6%)</w:delText>
              </w:r>
            </w:del>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98E5C2" w14:textId="09683989" w:rsidR="00C4527E" w:rsidRPr="00C4527E" w:rsidDel="004A7647" w:rsidRDefault="00C4527E" w:rsidP="004A7647">
            <w:pPr>
              <w:spacing w:before="240" w:after="240"/>
              <w:rPr>
                <w:del w:id="803" w:author="George Glass" w:date="2021-06-03T11:44:00Z"/>
                <w:rFonts w:ascii="Times New Roman" w:eastAsia="Times New Roman" w:hAnsi="Times New Roman" w:cs="Times New Roman"/>
                <w:lang w:val="en-SG"/>
              </w:rPr>
              <w:pPrChange w:id="804" w:author="George Glass" w:date="2021-06-03T11:44:00Z">
                <w:pPr/>
              </w:pPrChange>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B304AB" w14:textId="7E73F57D" w:rsidR="00C4527E" w:rsidRPr="00C4527E" w:rsidDel="004A7647" w:rsidRDefault="00C4527E" w:rsidP="004A7647">
            <w:pPr>
              <w:spacing w:before="240" w:after="240"/>
              <w:rPr>
                <w:del w:id="805" w:author="George Glass" w:date="2021-06-03T11:44:00Z"/>
                <w:rFonts w:ascii="Times New Roman" w:eastAsia="Times New Roman" w:hAnsi="Times New Roman" w:cs="Times New Roman"/>
                <w:lang w:val="en-SG"/>
              </w:rPr>
              <w:pPrChange w:id="806" w:author="George Glass" w:date="2021-06-03T11:44:00Z">
                <w:pPr/>
              </w:pPrChange>
            </w:pPr>
          </w:p>
        </w:tc>
      </w:tr>
    </w:tbl>
    <w:p w14:paraId="0D0C4872" w14:textId="587CA5AF" w:rsidR="00C4527E" w:rsidRPr="00C4527E" w:rsidDel="004A7647" w:rsidRDefault="00C4527E" w:rsidP="004A7647">
      <w:pPr>
        <w:spacing w:before="240" w:after="240"/>
        <w:rPr>
          <w:del w:id="807" w:author="George Glass" w:date="2021-06-03T11:44:00Z"/>
          <w:rFonts w:ascii="Times New Roman" w:eastAsia="Times New Roman" w:hAnsi="Times New Roman" w:cs="Times New Roman"/>
          <w:lang w:val="en-SG"/>
        </w:rPr>
        <w:pPrChange w:id="808" w:author="George Glass" w:date="2021-06-03T11:44:00Z">
          <w:pPr>
            <w:spacing w:after="240"/>
          </w:pPr>
        </w:pPrChange>
      </w:pPr>
    </w:p>
    <w:p w14:paraId="2B440379" w14:textId="61FFAEF6" w:rsidR="00C4527E" w:rsidDel="004A7647" w:rsidRDefault="00C4527E" w:rsidP="004A7647">
      <w:pPr>
        <w:spacing w:before="240" w:after="240"/>
        <w:rPr>
          <w:del w:id="809" w:author="George Glass" w:date="2021-06-03T11:44:00Z"/>
          <w:rFonts w:ascii="Arial" w:eastAsia="Times New Roman" w:hAnsi="Arial" w:cs="Arial"/>
          <w:color w:val="333333"/>
          <w:lang w:val="en-SG"/>
        </w:rPr>
        <w:pPrChange w:id="810" w:author="George Glass" w:date="2021-06-03T11:44:00Z">
          <w:pPr/>
        </w:pPrChange>
      </w:pPr>
      <w:del w:id="811" w:author="George Glass" w:date="2021-06-03T11:44:00Z">
        <w:r w:rsidDel="004A7647">
          <w:rPr>
            <w:rFonts w:ascii="Arial" w:eastAsia="Times New Roman" w:hAnsi="Arial" w:cs="Arial"/>
            <w:color w:val="333333"/>
            <w:lang w:val="en-SG"/>
          </w:rPr>
          <w:br w:type="page"/>
        </w:r>
      </w:del>
    </w:p>
    <w:p w14:paraId="6B460C6D" w14:textId="64C03935" w:rsidR="00C4527E" w:rsidRPr="00C4527E" w:rsidDel="004A7647" w:rsidRDefault="00C4527E" w:rsidP="004A7647">
      <w:pPr>
        <w:spacing w:before="240" w:after="240"/>
        <w:rPr>
          <w:del w:id="812" w:author="George Glass" w:date="2021-06-03T11:44:00Z"/>
          <w:rFonts w:ascii="Times New Roman" w:eastAsia="Times New Roman" w:hAnsi="Times New Roman" w:cs="Times New Roman"/>
          <w:lang w:val="en-SG"/>
        </w:rPr>
        <w:pPrChange w:id="813" w:author="George Glass" w:date="2021-06-03T11:44:00Z">
          <w:pPr>
            <w:spacing w:before="240" w:after="240"/>
          </w:pPr>
        </w:pPrChange>
      </w:pPr>
      <w:del w:id="814" w:author="George Glass" w:date="2021-06-03T11:44:00Z">
        <w:r w:rsidRPr="00C4527E" w:rsidDel="004A7647">
          <w:rPr>
            <w:rFonts w:ascii="Arial" w:eastAsia="Times New Roman" w:hAnsi="Arial" w:cs="Arial"/>
            <w:color w:val="333333"/>
            <w:lang w:val="en-SG"/>
          </w:rPr>
          <w:delText>Table 2. UTAUT domains mean scores between digital native and digital immigrant nurses</w:delText>
        </w:r>
      </w:del>
    </w:p>
    <w:tbl>
      <w:tblPr>
        <w:tblW w:w="0" w:type="auto"/>
        <w:tblCellMar>
          <w:top w:w="15" w:type="dxa"/>
          <w:left w:w="15" w:type="dxa"/>
          <w:bottom w:w="15" w:type="dxa"/>
          <w:right w:w="15" w:type="dxa"/>
        </w:tblCellMar>
        <w:tblLook w:val="04A0" w:firstRow="1" w:lastRow="0" w:firstColumn="1" w:lastColumn="0" w:noHBand="0" w:noVBand="1"/>
      </w:tblPr>
      <w:tblGrid>
        <w:gridCol w:w="1881"/>
        <w:gridCol w:w="1659"/>
        <w:gridCol w:w="1981"/>
      </w:tblGrid>
      <w:tr w:rsidR="00C4527E" w:rsidRPr="00C4527E" w:rsidDel="004A7647" w14:paraId="14F5F89D" w14:textId="26087CCC" w:rsidTr="00C4527E">
        <w:trPr>
          <w:trHeight w:val="645"/>
          <w:del w:id="815" w:author="George Glass" w:date="2021-06-03T11:44:00Z"/>
        </w:trPr>
        <w:tc>
          <w:tcPr>
            <w:tcW w:w="0" w:type="auto"/>
            <w:tcBorders>
              <w:top w:val="single" w:sz="12" w:space="0" w:color="000000"/>
              <w:bottom w:val="single" w:sz="12" w:space="0" w:color="000000"/>
            </w:tcBorders>
            <w:tcMar>
              <w:top w:w="100" w:type="dxa"/>
              <w:left w:w="100" w:type="dxa"/>
              <w:bottom w:w="100" w:type="dxa"/>
              <w:right w:w="100" w:type="dxa"/>
            </w:tcMar>
            <w:hideMark/>
          </w:tcPr>
          <w:p w14:paraId="795798C5" w14:textId="17F7D9E5" w:rsidR="00C4527E" w:rsidRPr="00C4527E" w:rsidDel="004A7647" w:rsidRDefault="00C4527E" w:rsidP="004A7647">
            <w:pPr>
              <w:spacing w:before="240" w:after="240"/>
              <w:ind w:left="140" w:right="140"/>
              <w:jc w:val="center"/>
              <w:rPr>
                <w:del w:id="816" w:author="George Glass" w:date="2021-06-03T11:44:00Z"/>
                <w:rFonts w:ascii="Times New Roman" w:eastAsia="Times New Roman" w:hAnsi="Times New Roman" w:cs="Times New Roman"/>
                <w:lang w:val="en-SG"/>
              </w:rPr>
              <w:pPrChange w:id="817" w:author="George Glass" w:date="2021-06-03T11:44:00Z">
                <w:pPr>
                  <w:ind w:left="140" w:right="140"/>
                  <w:jc w:val="center"/>
                </w:pPr>
              </w:pPrChange>
            </w:pPr>
            <w:del w:id="818" w:author="George Glass" w:date="2021-06-03T11:44:00Z">
              <w:r w:rsidRPr="00C4527E" w:rsidDel="004A7647">
                <w:rPr>
                  <w:rFonts w:ascii="Arial" w:eastAsia="Times New Roman" w:hAnsi="Arial" w:cs="Arial"/>
                  <w:color w:val="333333"/>
                  <w:sz w:val="20"/>
                  <w:szCs w:val="20"/>
                  <w:lang w:val="en-SG"/>
                </w:rPr>
                <w:delText> </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308CC26A" w14:textId="2DAEF81C" w:rsidR="00C4527E" w:rsidRPr="00C4527E" w:rsidDel="004A7647" w:rsidRDefault="00C4527E" w:rsidP="004A7647">
            <w:pPr>
              <w:spacing w:before="240" w:after="240"/>
              <w:ind w:left="140" w:right="140"/>
              <w:jc w:val="center"/>
              <w:rPr>
                <w:del w:id="819" w:author="George Glass" w:date="2021-06-03T11:44:00Z"/>
                <w:rFonts w:ascii="Times New Roman" w:eastAsia="Times New Roman" w:hAnsi="Times New Roman" w:cs="Times New Roman"/>
                <w:lang w:val="en-SG"/>
              </w:rPr>
              <w:pPrChange w:id="820" w:author="George Glass" w:date="2021-06-03T11:44:00Z">
                <w:pPr>
                  <w:ind w:left="140" w:right="140"/>
                  <w:jc w:val="center"/>
                </w:pPr>
              </w:pPrChange>
            </w:pPr>
            <w:del w:id="821" w:author="George Glass" w:date="2021-06-03T11:44:00Z">
              <w:r w:rsidRPr="00C4527E" w:rsidDel="004A7647">
                <w:rPr>
                  <w:rFonts w:ascii="Arial" w:eastAsia="Times New Roman" w:hAnsi="Arial" w:cs="Arial"/>
                  <w:color w:val="333333"/>
                  <w:sz w:val="20"/>
                  <w:szCs w:val="20"/>
                  <w:lang w:val="en-SG"/>
                </w:rPr>
                <w:delText>Digital Native</w:delText>
              </w:r>
            </w:del>
          </w:p>
          <w:p w14:paraId="230B384C" w14:textId="06F32D24" w:rsidR="00C4527E" w:rsidRPr="00C4527E" w:rsidDel="004A7647" w:rsidRDefault="00C4527E" w:rsidP="004A7647">
            <w:pPr>
              <w:spacing w:before="240" w:after="240"/>
              <w:ind w:left="140" w:right="140"/>
              <w:jc w:val="center"/>
              <w:rPr>
                <w:del w:id="822" w:author="George Glass" w:date="2021-06-03T11:44:00Z"/>
                <w:rFonts w:ascii="Times New Roman" w:eastAsia="Times New Roman" w:hAnsi="Times New Roman" w:cs="Times New Roman"/>
                <w:lang w:val="en-SG"/>
              </w:rPr>
              <w:pPrChange w:id="823" w:author="George Glass" w:date="2021-06-03T11:44:00Z">
                <w:pPr>
                  <w:ind w:left="140" w:right="140"/>
                  <w:jc w:val="center"/>
                </w:pPr>
              </w:pPrChange>
            </w:pPr>
            <w:del w:id="824" w:author="George Glass" w:date="2021-06-03T11:44:00Z">
              <w:r w:rsidRPr="00C4527E" w:rsidDel="004A7647">
                <w:rPr>
                  <w:rFonts w:ascii="Arial" w:eastAsia="Times New Roman" w:hAnsi="Arial" w:cs="Arial"/>
                  <w:color w:val="333333"/>
                  <w:sz w:val="20"/>
                  <w:szCs w:val="20"/>
                  <w:lang w:val="en-SG"/>
                </w:rPr>
                <w:delText>(n=900)</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007B82A5" w14:textId="3B9B31B4" w:rsidR="00C4527E" w:rsidRPr="00C4527E" w:rsidDel="004A7647" w:rsidRDefault="00C4527E" w:rsidP="004A7647">
            <w:pPr>
              <w:spacing w:before="240" w:after="240"/>
              <w:ind w:left="140" w:right="140"/>
              <w:jc w:val="center"/>
              <w:rPr>
                <w:del w:id="825" w:author="George Glass" w:date="2021-06-03T11:44:00Z"/>
                <w:rFonts w:ascii="Times New Roman" w:eastAsia="Times New Roman" w:hAnsi="Times New Roman" w:cs="Times New Roman"/>
                <w:lang w:val="en-SG"/>
              </w:rPr>
              <w:pPrChange w:id="826" w:author="George Glass" w:date="2021-06-03T11:44:00Z">
                <w:pPr>
                  <w:ind w:left="140" w:right="140"/>
                  <w:jc w:val="center"/>
                </w:pPr>
              </w:pPrChange>
            </w:pPr>
            <w:del w:id="827" w:author="George Glass" w:date="2021-06-03T11:44:00Z">
              <w:r w:rsidRPr="00C4527E" w:rsidDel="004A7647">
                <w:rPr>
                  <w:rFonts w:ascii="Arial" w:eastAsia="Times New Roman" w:hAnsi="Arial" w:cs="Arial"/>
                  <w:color w:val="333333"/>
                  <w:sz w:val="20"/>
                  <w:szCs w:val="20"/>
                  <w:lang w:val="en-SG"/>
                </w:rPr>
                <w:delText>Digital Immigrant</w:delText>
              </w:r>
            </w:del>
          </w:p>
          <w:p w14:paraId="1D4FAEEA" w14:textId="51DCFDFC" w:rsidR="00C4527E" w:rsidRPr="00C4527E" w:rsidDel="004A7647" w:rsidRDefault="00C4527E" w:rsidP="004A7647">
            <w:pPr>
              <w:spacing w:before="240" w:after="240"/>
              <w:ind w:left="140" w:right="140"/>
              <w:jc w:val="center"/>
              <w:rPr>
                <w:del w:id="828" w:author="George Glass" w:date="2021-06-03T11:44:00Z"/>
                <w:rFonts w:ascii="Times New Roman" w:eastAsia="Times New Roman" w:hAnsi="Times New Roman" w:cs="Times New Roman"/>
                <w:lang w:val="en-SG"/>
              </w:rPr>
              <w:pPrChange w:id="829" w:author="George Glass" w:date="2021-06-03T11:44:00Z">
                <w:pPr>
                  <w:ind w:left="140" w:right="140"/>
                  <w:jc w:val="center"/>
                </w:pPr>
              </w:pPrChange>
            </w:pPr>
            <w:del w:id="830" w:author="George Glass" w:date="2021-06-03T11:44:00Z">
              <w:r w:rsidRPr="00C4527E" w:rsidDel="004A7647">
                <w:rPr>
                  <w:rFonts w:ascii="Arial" w:eastAsia="Times New Roman" w:hAnsi="Arial" w:cs="Arial"/>
                  <w:color w:val="333333"/>
                  <w:sz w:val="20"/>
                  <w:szCs w:val="20"/>
                  <w:lang w:val="en-SG"/>
                </w:rPr>
                <w:delText>(n=252)</w:delText>
              </w:r>
            </w:del>
          </w:p>
        </w:tc>
      </w:tr>
      <w:tr w:rsidR="00C4527E" w:rsidRPr="00C4527E" w:rsidDel="004A7647" w14:paraId="77CC3048" w14:textId="7BAD0A3E" w:rsidTr="00C4527E">
        <w:trPr>
          <w:trHeight w:val="935"/>
          <w:del w:id="831" w:author="George Glass" w:date="2021-06-03T11:44:00Z"/>
        </w:trPr>
        <w:tc>
          <w:tcPr>
            <w:tcW w:w="0" w:type="auto"/>
            <w:tcBorders>
              <w:top w:val="single" w:sz="12" w:space="0" w:color="000000"/>
            </w:tcBorders>
            <w:tcMar>
              <w:top w:w="100" w:type="dxa"/>
              <w:left w:w="100" w:type="dxa"/>
              <w:bottom w:w="100" w:type="dxa"/>
              <w:right w:w="100" w:type="dxa"/>
            </w:tcMar>
            <w:hideMark/>
          </w:tcPr>
          <w:p w14:paraId="3B4F6774" w14:textId="0D65359A" w:rsidR="00C4527E" w:rsidRPr="00C4527E" w:rsidDel="004A7647" w:rsidRDefault="00C4527E" w:rsidP="004A7647">
            <w:pPr>
              <w:spacing w:before="240" w:after="240"/>
              <w:ind w:left="140" w:right="140"/>
              <w:jc w:val="center"/>
              <w:rPr>
                <w:del w:id="832" w:author="George Glass" w:date="2021-06-03T11:44:00Z"/>
                <w:rFonts w:ascii="Times New Roman" w:eastAsia="Times New Roman" w:hAnsi="Times New Roman" w:cs="Times New Roman"/>
                <w:lang w:val="en-SG"/>
              </w:rPr>
              <w:pPrChange w:id="833" w:author="George Glass" w:date="2021-06-03T11:44:00Z">
                <w:pPr>
                  <w:ind w:left="140" w:right="140"/>
                  <w:jc w:val="center"/>
                </w:pPr>
              </w:pPrChange>
            </w:pPr>
            <w:del w:id="834" w:author="George Glass" w:date="2021-06-03T11:44:00Z">
              <w:r w:rsidRPr="00C4527E" w:rsidDel="004A7647">
                <w:rPr>
                  <w:rFonts w:ascii="Arial" w:eastAsia="Times New Roman" w:hAnsi="Arial" w:cs="Arial"/>
                  <w:color w:val="333333"/>
                  <w:sz w:val="20"/>
                  <w:szCs w:val="20"/>
                  <w:lang w:val="en-SG"/>
                </w:rPr>
                <w:delText>PE Mean (SD)</w:delText>
              </w:r>
            </w:del>
          </w:p>
          <w:p w14:paraId="7040A91D" w14:textId="10D02B4B" w:rsidR="00C4527E" w:rsidRPr="00C4527E" w:rsidDel="004A7647" w:rsidRDefault="00C4527E" w:rsidP="004A7647">
            <w:pPr>
              <w:spacing w:before="240" w:after="240"/>
              <w:ind w:left="140" w:right="140"/>
              <w:jc w:val="center"/>
              <w:rPr>
                <w:del w:id="835" w:author="George Glass" w:date="2021-06-03T11:44:00Z"/>
                <w:rFonts w:ascii="Times New Roman" w:eastAsia="Times New Roman" w:hAnsi="Times New Roman" w:cs="Times New Roman"/>
                <w:lang w:val="en-SG"/>
              </w:rPr>
              <w:pPrChange w:id="836" w:author="George Glass" w:date="2021-06-03T11:44:00Z">
                <w:pPr>
                  <w:ind w:left="140" w:right="140"/>
                  <w:jc w:val="center"/>
                </w:pPr>
              </w:pPrChange>
            </w:pPr>
            <w:del w:id="837" w:author="George Glass" w:date="2021-06-03T11:44:00Z">
              <w:r w:rsidRPr="00C4527E" w:rsidDel="004A7647">
                <w:rPr>
                  <w:rFonts w:ascii="Arial" w:eastAsia="Times New Roman" w:hAnsi="Arial" w:cs="Arial"/>
                  <w:color w:val="333333"/>
                  <w:sz w:val="20"/>
                  <w:szCs w:val="20"/>
                  <w:lang w:val="en-SG"/>
                </w:rPr>
                <w:delText>(3 items)</w:delText>
              </w:r>
            </w:del>
          </w:p>
        </w:tc>
        <w:tc>
          <w:tcPr>
            <w:tcW w:w="0" w:type="auto"/>
            <w:tcBorders>
              <w:top w:val="single" w:sz="12" w:space="0" w:color="000000"/>
            </w:tcBorders>
            <w:tcMar>
              <w:top w:w="100" w:type="dxa"/>
              <w:left w:w="100" w:type="dxa"/>
              <w:bottom w:w="100" w:type="dxa"/>
              <w:right w:w="100" w:type="dxa"/>
            </w:tcMar>
            <w:hideMark/>
          </w:tcPr>
          <w:p w14:paraId="7BA4A921" w14:textId="7AEA6403" w:rsidR="00C4527E" w:rsidRPr="00C4527E" w:rsidDel="004A7647" w:rsidRDefault="00C4527E" w:rsidP="004A7647">
            <w:pPr>
              <w:spacing w:before="240" w:after="240"/>
              <w:ind w:left="140" w:right="140"/>
              <w:jc w:val="center"/>
              <w:rPr>
                <w:del w:id="838" w:author="George Glass" w:date="2021-06-03T11:44:00Z"/>
                <w:rFonts w:ascii="Times New Roman" w:eastAsia="Times New Roman" w:hAnsi="Times New Roman" w:cs="Times New Roman"/>
                <w:lang w:val="en-SG"/>
              </w:rPr>
              <w:pPrChange w:id="839" w:author="George Glass" w:date="2021-06-03T11:44:00Z">
                <w:pPr>
                  <w:ind w:left="140" w:right="140"/>
                  <w:jc w:val="center"/>
                </w:pPr>
              </w:pPrChange>
            </w:pPr>
            <w:del w:id="840" w:author="George Glass" w:date="2021-06-03T11:44:00Z">
              <w:r w:rsidRPr="00C4527E" w:rsidDel="004A7647">
                <w:rPr>
                  <w:rFonts w:ascii="Arial" w:eastAsia="Times New Roman" w:hAnsi="Arial" w:cs="Arial"/>
                  <w:color w:val="333333"/>
                  <w:sz w:val="20"/>
                  <w:szCs w:val="20"/>
                  <w:lang w:val="en-SG"/>
                </w:rPr>
                <w:delText>3.61</w:delText>
              </w:r>
            </w:del>
          </w:p>
          <w:p w14:paraId="76F950E5" w14:textId="150F3AD8" w:rsidR="00C4527E" w:rsidRPr="00C4527E" w:rsidDel="004A7647" w:rsidRDefault="00C4527E" w:rsidP="004A7647">
            <w:pPr>
              <w:spacing w:before="240" w:after="240"/>
              <w:ind w:left="140" w:right="140"/>
              <w:jc w:val="center"/>
              <w:rPr>
                <w:del w:id="841" w:author="George Glass" w:date="2021-06-03T11:44:00Z"/>
                <w:rFonts w:ascii="Times New Roman" w:eastAsia="Times New Roman" w:hAnsi="Times New Roman" w:cs="Times New Roman"/>
                <w:lang w:val="en-SG"/>
              </w:rPr>
              <w:pPrChange w:id="842" w:author="George Glass" w:date="2021-06-03T11:44:00Z">
                <w:pPr>
                  <w:ind w:left="140" w:right="140"/>
                  <w:jc w:val="center"/>
                </w:pPr>
              </w:pPrChange>
            </w:pPr>
            <w:del w:id="843" w:author="George Glass" w:date="2021-06-03T11:44:00Z">
              <w:r w:rsidRPr="00C4527E" w:rsidDel="004A7647">
                <w:rPr>
                  <w:rFonts w:ascii="Arial" w:eastAsia="Times New Roman" w:hAnsi="Arial" w:cs="Arial"/>
                  <w:color w:val="333333"/>
                  <w:sz w:val="20"/>
                  <w:szCs w:val="20"/>
                  <w:lang w:val="en-SG"/>
                </w:rPr>
                <w:delText>(0.682)</w:delText>
              </w:r>
            </w:del>
          </w:p>
        </w:tc>
        <w:tc>
          <w:tcPr>
            <w:tcW w:w="0" w:type="auto"/>
            <w:tcBorders>
              <w:top w:val="single" w:sz="12" w:space="0" w:color="000000"/>
            </w:tcBorders>
            <w:tcMar>
              <w:top w:w="100" w:type="dxa"/>
              <w:left w:w="100" w:type="dxa"/>
              <w:bottom w:w="100" w:type="dxa"/>
              <w:right w:w="100" w:type="dxa"/>
            </w:tcMar>
            <w:hideMark/>
          </w:tcPr>
          <w:p w14:paraId="55A14F69" w14:textId="3A7A8E74" w:rsidR="00C4527E" w:rsidRPr="00C4527E" w:rsidDel="004A7647" w:rsidRDefault="00C4527E" w:rsidP="004A7647">
            <w:pPr>
              <w:spacing w:before="240" w:after="240"/>
              <w:ind w:left="140" w:right="140"/>
              <w:jc w:val="center"/>
              <w:rPr>
                <w:del w:id="844" w:author="George Glass" w:date="2021-06-03T11:44:00Z"/>
                <w:rFonts w:ascii="Times New Roman" w:eastAsia="Times New Roman" w:hAnsi="Times New Roman" w:cs="Times New Roman"/>
                <w:lang w:val="en-SG"/>
              </w:rPr>
              <w:pPrChange w:id="845" w:author="George Glass" w:date="2021-06-03T11:44:00Z">
                <w:pPr>
                  <w:ind w:left="140" w:right="140"/>
                  <w:jc w:val="center"/>
                </w:pPr>
              </w:pPrChange>
            </w:pPr>
            <w:del w:id="846" w:author="George Glass" w:date="2021-06-03T11:44:00Z">
              <w:r w:rsidRPr="00C4527E" w:rsidDel="004A7647">
                <w:rPr>
                  <w:rFonts w:ascii="Arial" w:eastAsia="Times New Roman" w:hAnsi="Arial" w:cs="Arial"/>
                  <w:color w:val="333333"/>
                  <w:sz w:val="20"/>
                  <w:szCs w:val="20"/>
                  <w:lang w:val="en-SG"/>
                </w:rPr>
                <w:delText>3.58</w:delText>
              </w:r>
            </w:del>
          </w:p>
          <w:p w14:paraId="2870507A" w14:textId="48C2FE92" w:rsidR="00C4527E" w:rsidRPr="00C4527E" w:rsidDel="004A7647" w:rsidRDefault="00C4527E" w:rsidP="004A7647">
            <w:pPr>
              <w:spacing w:before="240" w:after="240"/>
              <w:ind w:left="140" w:right="140"/>
              <w:jc w:val="center"/>
              <w:rPr>
                <w:del w:id="847" w:author="George Glass" w:date="2021-06-03T11:44:00Z"/>
                <w:rFonts w:ascii="Times New Roman" w:eastAsia="Times New Roman" w:hAnsi="Times New Roman" w:cs="Times New Roman"/>
                <w:lang w:val="en-SG"/>
              </w:rPr>
              <w:pPrChange w:id="848" w:author="George Glass" w:date="2021-06-03T11:44:00Z">
                <w:pPr>
                  <w:ind w:left="140" w:right="140"/>
                  <w:jc w:val="center"/>
                </w:pPr>
              </w:pPrChange>
            </w:pPr>
            <w:del w:id="849" w:author="George Glass" w:date="2021-06-03T11:44:00Z">
              <w:r w:rsidRPr="00C4527E" w:rsidDel="004A7647">
                <w:rPr>
                  <w:rFonts w:ascii="Arial" w:eastAsia="Times New Roman" w:hAnsi="Arial" w:cs="Arial"/>
                  <w:color w:val="333333"/>
                  <w:sz w:val="20"/>
                  <w:szCs w:val="20"/>
                  <w:lang w:val="en-SG"/>
                </w:rPr>
                <w:delText>(0.655)</w:delText>
              </w:r>
            </w:del>
          </w:p>
        </w:tc>
      </w:tr>
      <w:tr w:rsidR="00C4527E" w:rsidRPr="00C4527E" w:rsidDel="004A7647" w14:paraId="512A28F7" w14:textId="28FA9E34" w:rsidTr="00C4527E">
        <w:trPr>
          <w:trHeight w:val="920"/>
          <w:del w:id="850" w:author="George Glass" w:date="2021-06-03T11:44:00Z"/>
        </w:trPr>
        <w:tc>
          <w:tcPr>
            <w:tcW w:w="0" w:type="auto"/>
            <w:tcMar>
              <w:top w:w="100" w:type="dxa"/>
              <w:left w:w="100" w:type="dxa"/>
              <w:bottom w:w="100" w:type="dxa"/>
              <w:right w:w="100" w:type="dxa"/>
            </w:tcMar>
            <w:hideMark/>
          </w:tcPr>
          <w:p w14:paraId="6F6543CC" w14:textId="0F910EF2" w:rsidR="00C4527E" w:rsidRPr="00C4527E" w:rsidDel="004A7647" w:rsidRDefault="00C4527E" w:rsidP="004A7647">
            <w:pPr>
              <w:spacing w:before="240" w:after="240"/>
              <w:ind w:left="140" w:right="140"/>
              <w:jc w:val="center"/>
              <w:rPr>
                <w:del w:id="851" w:author="George Glass" w:date="2021-06-03T11:44:00Z"/>
                <w:rFonts w:ascii="Times New Roman" w:eastAsia="Times New Roman" w:hAnsi="Times New Roman" w:cs="Times New Roman"/>
                <w:lang w:val="en-SG"/>
              </w:rPr>
              <w:pPrChange w:id="852" w:author="George Glass" w:date="2021-06-03T11:44:00Z">
                <w:pPr>
                  <w:ind w:left="140" w:right="140"/>
                  <w:jc w:val="center"/>
                </w:pPr>
              </w:pPrChange>
            </w:pPr>
            <w:del w:id="853" w:author="George Glass" w:date="2021-06-03T11:44:00Z">
              <w:r w:rsidRPr="00C4527E" w:rsidDel="004A7647">
                <w:rPr>
                  <w:rFonts w:ascii="Arial" w:eastAsia="Times New Roman" w:hAnsi="Arial" w:cs="Arial"/>
                  <w:color w:val="333333"/>
                  <w:sz w:val="20"/>
                  <w:szCs w:val="20"/>
                  <w:lang w:val="en-SG"/>
                </w:rPr>
                <w:delText>EE Mean (SD)</w:delText>
              </w:r>
            </w:del>
          </w:p>
          <w:p w14:paraId="1AE6DCE0" w14:textId="035C2069" w:rsidR="00C4527E" w:rsidRPr="00C4527E" w:rsidDel="004A7647" w:rsidRDefault="00C4527E" w:rsidP="004A7647">
            <w:pPr>
              <w:spacing w:before="240" w:after="240"/>
              <w:ind w:left="140" w:right="140"/>
              <w:jc w:val="center"/>
              <w:rPr>
                <w:del w:id="854" w:author="George Glass" w:date="2021-06-03T11:44:00Z"/>
                <w:rFonts w:ascii="Times New Roman" w:eastAsia="Times New Roman" w:hAnsi="Times New Roman" w:cs="Times New Roman"/>
                <w:lang w:val="en-SG"/>
              </w:rPr>
              <w:pPrChange w:id="855" w:author="George Glass" w:date="2021-06-03T11:44:00Z">
                <w:pPr>
                  <w:ind w:left="140" w:right="140"/>
                  <w:jc w:val="center"/>
                </w:pPr>
              </w:pPrChange>
            </w:pPr>
            <w:del w:id="856" w:author="George Glass" w:date="2021-06-03T11:44:00Z">
              <w:r w:rsidRPr="00C4527E" w:rsidDel="004A7647">
                <w:rPr>
                  <w:rFonts w:ascii="Arial" w:eastAsia="Times New Roman" w:hAnsi="Arial" w:cs="Arial"/>
                  <w:color w:val="333333"/>
                  <w:sz w:val="20"/>
                  <w:szCs w:val="20"/>
                  <w:lang w:val="en-SG"/>
                </w:rPr>
                <w:delText>(5 items)</w:delText>
              </w:r>
            </w:del>
          </w:p>
        </w:tc>
        <w:tc>
          <w:tcPr>
            <w:tcW w:w="0" w:type="auto"/>
            <w:tcMar>
              <w:top w:w="100" w:type="dxa"/>
              <w:left w:w="100" w:type="dxa"/>
              <w:bottom w:w="100" w:type="dxa"/>
              <w:right w:w="100" w:type="dxa"/>
            </w:tcMar>
            <w:hideMark/>
          </w:tcPr>
          <w:p w14:paraId="25B44947" w14:textId="311698E5" w:rsidR="00C4527E" w:rsidRPr="00C4527E" w:rsidDel="004A7647" w:rsidRDefault="00C4527E" w:rsidP="004A7647">
            <w:pPr>
              <w:spacing w:before="240" w:after="240"/>
              <w:ind w:left="140" w:right="140"/>
              <w:jc w:val="center"/>
              <w:rPr>
                <w:del w:id="857" w:author="George Glass" w:date="2021-06-03T11:44:00Z"/>
                <w:rFonts w:ascii="Times New Roman" w:eastAsia="Times New Roman" w:hAnsi="Times New Roman" w:cs="Times New Roman"/>
                <w:lang w:val="en-SG"/>
              </w:rPr>
              <w:pPrChange w:id="858" w:author="George Glass" w:date="2021-06-03T11:44:00Z">
                <w:pPr>
                  <w:ind w:left="140" w:right="140"/>
                  <w:jc w:val="center"/>
                </w:pPr>
              </w:pPrChange>
            </w:pPr>
            <w:del w:id="859" w:author="George Glass" w:date="2021-06-03T11:44:00Z">
              <w:r w:rsidRPr="00C4527E" w:rsidDel="004A7647">
                <w:rPr>
                  <w:rFonts w:ascii="Arial" w:eastAsia="Times New Roman" w:hAnsi="Arial" w:cs="Arial"/>
                  <w:color w:val="333333"/>
                  <w:sz w:val="20"/>
                  <w:szCs w:val="20"/>
                  <w:lang w:val="en-SG"/>
                </w:rPr>
                <w:delText>3.75</w:delText>
              </w:r>
            </w:del>
          </w:p>
          <w:p w14:paraId="106C02B6" w14:textId="1C402D33" w:rsidR="00C4527E" w:rsidRPr="00C4527E" w:rsidDel="004A7647" w:rsidRDefault="00C4527E" w:rsidP="004A7647">
            <w:pPr>
              <w:spacing w:before="240" w:after="240"/>
              <w:ind w:left="140" w:right="140"/>
              <w:jc w:val="center"/>
              <w:rPr>
                <w:del w:id="860" w:author="George Glass" w:date="2021-06-03T11:44:00Z"/>
                <w:rFonts w:ascii="Times New Roman" w:eastAsia="Times New Roman" w:hAnsi="Times New Roman" w:cs="Times New Roman"/>
                <w:lang w:val="en-SG"/>
              </w:rPr>
              <w:pPrChange w:id="861" w:author="George Glass" w:date="2021-06-03T11:44:00Z">
                <w:pPr>
                  <w:ind w:left="140" w:right="140"/>
                  <w:jc w:val="center"/>
                </w:pPr>
              </w:pPrChange>
            </w:pPr>
            <w:del w:id="862" w:author="George Glass" w:date="2021-06-03T11:44:00Z">
              <w:r w:rsidRPr="00C4527E" w:rsidDel="004A7647">
                <w:rPr>
                  <w:rFonts w:ascii="Arial" w:eastAsia="Times New Roman" w:hAnsi="Arial" w:cs="Arial"/>
                  <w:color w:val="333333"/>
                  <w:sz w:val="20"/>
                  <w:szCs w:val="20"/>
                  <w:lang w:val="en-SG"/>
                </w:rPr>
                <w:delText>(0.608)</w:delText>
              </w:r>
            </w:del>
          </w:p>
        </w:tc>
        <w:tc>
          <w:tcPr>
            <w:tcW w:w="0" w:type="auto"/>
            <w:tcMar>
              <w:top w:w="100" w:type="dxa"/>
              <w:left w:w="100" w:type="dxa"/>
              <w:bottom w:w="100" w:type="dxa"/>
              <w:right w:w="100" w:type="dxa"/>
            </w:tcMar>
            <w:hideMark/>
          </w:tcPr>
          <w:p w14:paraId="1AB0B266" w14:textId="1C4500B2" w:rsidR="00C4527E" w:rsidRPr="00C4527E" w:rsidDel="004A7647" w:rsidRDefault="00C4527E" w:rsidP="004A7647">
            <w:pPr>
              <w:spacing w:before="240" w:after="240"/>
              <w:ind w:left="140" w:right="140"/>
              <w:jc w:val="center"/>
              <w:rPr>
                <w:del w:id="863" w:author="George Glass" w:date="2021-06-03T11:44:00Z"/>
                <w:rFonts w:ascii="Times New Roman" w:eastAsia="Times New Roman" w:hAnsi="Times New Roman" w:cs="Times New Roman"/>
                <w:lang w:val="en-SG"/>
              </w:rPr>
              <w:pPrChange w:id="864" w:author="George Glass" w:date="2021-06-03T11:44:00Z">
                <w:pPr>
                  <w:ind w:left="140" w:right="140"/>
                  <w:jc w:val="center"/>
                </w:pPr>
              </w:pPrChange>
            </w:pPr>
            <w:del w:id="865" w:author="George Glass" w:date="2021-06-03T11:44:00Z">
              <w:r w:rsidRPr="00C4527E" w:rsidDel="004A7647">
                <w:rPr>
                  <w:rFonts w:ascii="Arial" w:eastAsia="Times New Roman" w:hAnsi="Arial" w:cs="Arial"/>
                  <w:color w:val="333333"/>
                  <w:sz w:val="20"/>
                  <w:szCs w:val="20"/>
                  <w:lang w:val="en-SG"/>
                </w:rPr>
                <w:delText>3.64</w:delText>
              </w:r>
            </w:del>
          </w:p>
          <w:p w14:paraId="07B8A1F7" w14:textId="786A8198" w:rsidR="00C4527E" w:rsidRPr="00C4527E" w:rsidDel="004A7647" w:rsidRDefault="00C4527E" w:rsidP="004A7647">
            <w:pPr>
              <w:spacing w:before="240" w:after="240"/>
              <w:ind w:left="140" w:right="140"/>
              <w:jc w:val="center"/>
              <w:rPr>
                <w:del w:id="866" w:author="George Glass" w:date="2021-06-03T11:44:00Z"/>
                <w:rFonts w:ascii="Times New Roman" w:eastAsia="Times New Roman" w:hAnsi="Times New Roman" w:cs="Times New Roman"/>
                <w:lang w:val="en-SG"/>
              </w:rPr>
              <w:pPrChange w:id="867" w:author="George Glass" w:date="2021-06-03T11:44:00Z">
                <w:pPr>
                  <w:ind w:left="140" w:right="140"/>
                  <w:jc w:val="center"/>
                </w:pPr>
              </w:pPrChange>
            </w:pPr>
            <w:del w:id="868" w:author="George Glass" w:date="2021-06-03T11:44:00Z">
              <w:r w:rsidRPr="00C4527E" w:rsidDel="004A7647">
                <w:rPr>
                  <w:rFonts w:ascii="Arial" w:eastAsia="Times New Roman" w:hAnsi="Arial" w:cs="Arial"/>
                  <w:color w:val="333333"/>
                  <w:sz w:val="20"/>
                  <w:szCs w:val="20"/>
                  <w:lang w:val="en-SG"/>
                </w:rPr>
                <w:delText>(0.553)</w:delText>
              </w:r>
            </w:del>
          </w:p>
        </w:tc>
      </w:tr>
      <w:tr w:rsidR="00C4527E" w:rsidRPr="00C4527E" w:rsidDel="004A7647" w14:paraId="1319E82F" w14:textId="33DAA345" w:rsidTr="00C4527E">
        <w:trPr>
          <w:trHeight w:val="920"/>
          <w:del w:id="869" w:author="George Glass" w:date="2021-06-03T11:44:00Z"/>
        </w:trPr>
        <w:tc>
          <w:tcPr>
            <w:tcW w:w="0" w:type="auto"/>
            <w:tcMar>
              <w:top w:w="100" w:type="dxa"/>
              <w:left w:w="100" w:type="dxa"/>
              <w:bottom w:w="100" w:type="dxa"/>
              <w:right w:w="100" w:type="dxa"/>
            </w:tcMar>
            <w:hideMark/>
          </w:tcPr>
          <w:p w14:paraId="59727A53" w14:textId="15C30CC0" w:rsidR="00C4527E" w:rsidRPr="00C4527E" w:rsidDel="004A7647" w:rsidRDefault="00C4527E" w:rsidP="004A7647">
            <w:pPr>
              <w:spacing w:before="240" w:after="240"/>
              <w:ind w:left="140" w:right="140"/>
              <w:jc w:val="center"/>
              <w:rPr>
                <w:del w:id="870" w:author="George Glass" w:date="2021-06-03T11:44:00Z"/>
                <w:rFonts w:ascii="Times New Roman" w:eastAsia="Times New Roman" w:hAnsi="Times New Roman" w:cs="Times New Roman"/>
                <w:lang w:val="en-SG"/>
              </w:rPr>
              <w:pPrChange w:id="871" w:author="George Glass" w:date="2021-06-03T11:44:00Z">
                <w:pPr>
                  <w:ind w:left="140" w:right="140"/>
                  <w:jc w:val="center"/>
                </w:pPr>
              </w:pPrChange>
            </w:pPr>
            <w:del w:id="872" w:author="George Glass" w:date="2021-06-03T11:44:00Z">
              <w:r w:rsidRPr="00C4527E" w:rsidDel="004A7647">
                <w:rPr>
                  <w:rFonts w:ascii="Arial" w:eastAsia="Times New Roman" w:hAnsi="Arial" w:cs="Arial"/>
                  <w:color w:val="333333"/>
                  <w:sz w:val="20"/>
                  <w:szCs w:val="20"/>
                  <w:lang w:val="en-SG"/>
                </w:rPr>
                <w:delText>ATT Mean (SD)</w:delText>
              </w:r>
            </w:del>
          </w:p>
          <w:p w14:paraId="17CB9FE4" w14:textId="2A762B3F" w:rsidR="00C4527E" w:rsidRPr="00C4527E" w:rsidDel="004A7647" w:rsidRDefault="00C4527E" w:rsidP="004A7647">
            <w:pPr>
              <w:spacing w:before="240" w:after="240"/>
              <w:ind w:left="140" w:right="140"/>
              <w:jc w:val="center"/>
              <w:rPr>
                <w:del w:id="873" w:author="George Glass" w:date="2021-06-03T11:44:00Z"/>
                <w:rFonts w:ascii="Times New Roman" w:eastAsia="Times New Roman" w:hAnsi="Times New Roman" w:cs="Times New Roman"/>
                <w:lang w:val="en-SG"/>
              </w:rPr>
              <w:pPrChange w:id="874" w:author="George Glass" w:date="2021-06-03T11:44:00Z">
                <w:pPr>
                  <w:ind w:left="140" w:right="140"/>
                  <w:jc w:val="center"/>
                </w:pPr>
              </w:pPrChange>
            </w:pPr>
            <w:del w:id="875" w:author="George Glass" w:date="2021-06-03T11:44:00Z">
              <w:r w:rsidRPr="00C4527E" w:rsidDel="004A7647">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79C1AA38" w14:textId="664689F8" w:rsidR="00C4527E" w:rsidRPr="00C4527E" w:rsidDel="004A7647" w:rsidRDefault="00C4527E" w:rsidP="004A7647">
            <w:pPr>
              <w:spacing w:before="240" w:after="240"/>
              <w:ind w:left="140" w:right="140"/>
              <w:jc w:val="center"/>
              <w:rPr>
                <w:del w:id="876" w:author="George Glass" w:date="2021-06-03T11:44:00Z"/>
                <w:rFonts w:ascii="Times New Roman" w:eastAsia="Times New Roman" w:hAnsi="Times New Roman" w:cs="Times New Roman"/>
                <w:lang w:val="en-SG"/>
              </w:rPr>
              <w:pPrChange w:id="877" w:author="George Glass" w:date="2021-06-03T11:44:00Z">
                <w:pPr>
                  <w:ind w:left="140" w:right="140"/>
                  <w:jc w:val="center"/>
                </w:pPr>
              </w:pPrChange>
            </w:pPr>
            <w:del w:id="878" w:author="George Glass" w:date="2021-06-03T11:44:00Z">
              <w:r w:rsidRPr="00C4527E" w:rsidDel="004A7647">
                <w:rPr>
                  <w:rFonts w:ascii="Arial" w:eastAsia="Times New Roman" w:hAnsi="Arial" w:cs="Arial"/>
                  <w:color w:val="333333"/>
                  <w:sz w:val="20"/>
                  <w:szCs w:val="20"/>
                  <w:lang w:val="en-SG"/>
                </w:rPr>
                <w:delText>3.49</w:delText>
              </w:r>
            </w:del>
          </w:p>
          <w:p w14:paraId="15AC0F9F" w14:textId="05D4CB21" w:rsidR="00C4527E" w:rsidRPr="00C4527E" w:rsidDel="004A7647" w:rsidRDefault="00C4527E" w:rsidP="004A7647">
            <w:pPr>
              <w:spacing w:before="240" w:after="240"/>
              <w:ind w:left="140" w:right="140"/>
              <w:jc w:val="center"/>
              <w:rPr>
                <w:del w:id="879" w:author="George Glass" w:date="2021-06-03T11:44:00Z"/>
                <w:rFonts w:ascii="Times New Roman" w:eastAsia="Times New Roman" w:hAnsi="Times New Roman" w:cs="Times New Roman"/>
                <w:lang w:val="en-SG"/>
              </w:rPr>
              <w:pPrChange w:id="880" w:author="George Glass" w:date="2021-06-03T11:44:00Z">
                <w:pPr>
                  <w:ind w:left="140" w:right="140"/>
                  <w:jc w:val="center"/>
                </w:pPr>
              </w:pPrChange>
            </w:pPr>
            <w:del w:id="881" w:author="George Glass" w:date="2021-06-03T11:44:00Z">
              <w:r w:rsidRPr="00C4527E" w:rsidDel="004A7647">
                <w:rPr>
                  <w:rFonts w:ascii="Arial" w:eastAsia="Times New Roman" w:hAnsi="Arial" w:cs="Arial"/>
                  <w:color w:val="333333"/>
                  <w:sz w:val="20"/>
                  <w:szCs w:val="20"/>
                  <w:lang w:val="en-SG"/>
                </w:rPr>
                <w:delText>(0.560)</w:delText>
              </w:r>
            </w:del>
          </w:p>
        </w:tc>
        <w:tc>
          <w:tcPr>
            <w:tcW w:w="0" w:type="auto"/>
            <w:tcMar>
              <w:top w:w="100" w:type="dxa"/>
              <w:left w:w="100" w:type="dxa"/>
              <w:bottom w:w="100" w:type="dxa"/>
              <w:right w:w="100" w:type="dxa"/>
            </w:tcMar>
            <w:hideMark/>
          </w:tcPr>
          <w:p w14:paraId="04E0022F" w14:textId="33FD63A0" w:rsidR="00C4527E" w:rsidRPr="00C4527E" w:rsidDel="004A7647" w:rsidRDefault="00C4527E" w:rsidP="004A7647">
            <w:pPr>
              <w:spacing w:before="240" w:after="240"/>
              <w:ind w:left="140" w:right="140"/>
              <w:jc w:val="center"/>
              <w:rPr>
                <w:del w:id="882" w:author="George Glass" w:date="2021-06-03T11:44:00Z"/>
                <w:rFonts w:ascii="Times New Roman" w:eastAsia="Times New Roman" w:hAnsi="Times New Roman" w:cs="Times New Roman"/>
                <w:lang w:val="en-SG"/>
              </w:rPr>
              <w:pPrChange w:id="883" w:author="George Glass" w:date="2021-06-03T11:44:00Z">
                <w:pPr>
                  <w:ind w:left="140" w:right="140"/>
                  <w:jc w:val="center"/>
                </w:pPr>
              </w:pPrChange>
            </w:pPr>
            <w:del w:id="884" w:author="George Glass" w:date="2021-06-03T11:44:00Z">
              <w:r w:rsidRPr="00C4527E" w:rsidDel="004A7647">
                <w:rPr>
                  <w:rFonts w:ascii="Arial" w:eastAsia="Times New Roman" w:hAnsi="Arial" w:cs="Arial"/>
                  <w:color w:val="333333"/>
                  <w:sz w:val="20"/>
                  <w:szCs w:val="20"/>
                  <w:lang w:val="en-SG"/>
                </w:rPr>
                <w:delText>3.46</w:delText>
              </w:r>
            </w:del>
          </w:p>
          <w:p w14:paraId="20C07A20" w14:textId="2DEE8E6C" w:rsidR="00C4527E" w:rsidRPr="00C4527E" w:rsidDel="004A7647" w:rsidRDefault="00C4527E" w:rsidP="004A7647">
            <w:pPr>
              <w:spacing w:before="240" w:after="240"/>
              <w:ind w:left="140" w:right="140"/>
              <w:jc w:val="center"/>
              <w:rPr>
                <w:del w:id="885" w:author="George Glass" w:date="2021-06-03T11:44:00Z"/>
                <w:rFonts w:ascii="Times New Roman" w:eastAsia="Times New Roman" w:hAnsi="Times New Roman" w:cs="Times New Roman"/>
                <w:lang w:val="en-SG"/>
              </w:rPr>
              <w:pPrChange w:id="886" w:author="George Glass" w:date="2021-06-03T11:44:00Z">
                <w:pPr>
                  <w:ind w:left="140" w:right="140"/>
                  <w:jc w:val="center"/>
                </w:pPr>
              </w:pPrChange>
            </w:pPr>
            <w:del w:id="887" w:author="George Glass" w:date="2021-06-03T11:44:00Z">
              <w:r w:rsidRPr="00C4527E" w:rsidDel="004A7647">
                <w:rPr>
                  <w:rFonts w:ascii="Arial" w:eastAsia="Times New Roman" w:hAnsi="Arial" w:cs="Arial"/>
                  <w:color w:val="333333"/>
                  <w:sz w:val="20"/>
                  <w:szCs w:val="20"/>
                  <w:lang w:val="en-SG"/>
                </w:rPr>
                <w:delText>(0.483)</w:delText>
              </w:r>
            </w:del>
          </w:p>
        </w:tc>
      </w:tr>
      <w:tr w:rsidR="00C4527E" w:rsidRPr="00C4527E" w:rsidDel="004A7647" w14:paraId="687166DA" w14:textId="236B77E9" w:rsidTr="00C4527E">
        <w:trPr>
          <w:trHeight w:val="920"/>
          <w:del w:id="888" w:author="George Glass" w:date="2021-06-03T11:44:00Z"/>
        </w:trPr>
        <w:tc>
          <w:tcPr>
            <w:tcW w:w="0" w:type="auto"/>
            <w:tcMar>
              <w:top w:w="100" w:type="dxa"/>
              <w:left w:w="100" w:type="dxa"/>
              <w:bottom w:w="100" w:type="dxa"/>
              <w:right w:w="100" w:type="dxa"/>
            </w:tcMar>
            <w:hideMark/>
          </w:tcPr>
          <w:p w14:paraId="63ECFC48" w14:textId="2180A3AC" w:rsidR="00C4527E" w:rsidRPr="00C4527E" w:rsidDel="004A7647" w:rsidRDefault="00C4527E" w:rsidP="004A7647">
            <w:pPr>
              <w:spacing w:before="240" w:after="240"/>
              <w:ind w:left="140" w:right="140"/>
              <w:jc w:val="center"/>
              <w:rPr>
                <w:del w:id="889" w:author="George Glass" w:date="2021-06-03T11:44:00Z"/>
                <w:rFonts w:ascii="Times New Roman" w:eastAsia="Times New Roman" w:hAnsi="Times New Roman" w:cs="Times New Roman"/>
                <w:lang w:val="en-SG"/>
              </w:rPr>
              <w:pPrChange w:id="890" w:author="George Glass" w:date="2021-06-03T11:44:00Z">
                <w:pPr>
                  <w:ind w:left="140" w:right="140"/>
                  <w:jc w:val="center"/>
                </w:pPr>
              </w:pPrChange>
            </w:pPr>
            <w:del w:id="891" w:author="George Glass" w:date="2021-06-03T11:44:00Z">
              <w:r w:rsidRPr="00C4527E" w:rsidDel="004A7647">
                <w:rPr>
                  <w:rFonts w:ascii="Arial" w:eastAsia="Times New Roman" w:hAnsi="Arial" w:cs="Arial"/>
                  <w:color w:val="333333"/>
                  <w:sz w:val="20"/>
                  <w:szCs w:val="20"/>
                  <w:lang w:val="en-SG"/>
                </w:rPr>
                <w:delText>SI Mean (SD)</w:delText>
              </w:r>
            </w:del>
          </w:p>
          <w:p w14:paraId="1597529D" w14:textId="12DFEEE0" w:rsidR="00C4527E" w:rsidRPr="00C4527E" w:rsidDel="004A7647" w:rsidRDefault="00C4527E" w:rsidP="004A7647">
            <w:pPr>
              <w:spacing w:before="240" w:after="240"/>
              <w:ind w:left="140" w:right="140"/>
              <w:jc w:val="center"/>
              <w:rPr>
                <w:del w:id="892" w:author="George Glass" w:date="2021-06-03T11:44:00Z"/>
                <w:rFonts w:ascii="Times New Roman" w:eastAsia="Times New Roman" w:hAnsi="Times New Roman" w:cs="Times New Roman"/>
                <w:lang w:val="en-SG"/>
              </w:rPr>
              <w:pPrChange w:id="893" w:author="George Glass" w:date="2021-06-03T11:44:00Z">
                <w:pPr>
                  <w:ind w:left="140" w:right="140"/>
                  <w:jc w:val="center"/>
                </w:pPr>
              </w:pPrChange>
            </w:pPr>
            <w:del w:id="894" w:author="George Glass" w:date="2021-06-03T11:44:00Z">
              <w:r w:rsidRPr="00C4527E" w:rsidDel="004A7647">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69491F8F" w14:textId="12D509C1" w:rsidR="00C4527E" w:rsidRPr="00C4527E" w:rsidDel="004A7647" w:rsidRDefault="00C4527E" w:rsidP="004A7647">
            <w:pPr>
              <w:spacing w:before="240" w:after="240"/>
              <w:ind w:left="140" w:right="140"/>
              <w:jc w:val="center"/>
              <w:rPr>
                <w:del w:id="895" w:author="George Glass" w:date="2021-06-03T11:44:00Z"/>
                <w:rFonts w:ascii="Times New Roman" w:eastAsia="Times New Roman" w:hAnsi="Times New Roman" w:cs="Times New Roman"/>
                <w:lang w:val="en-SG"/>
              </w:rPr>
              <w:pPrChange w:id="896" w:author="George Glass" w:date="2021-06-03T11:44:00Z">
                <w:pPr>
                  <w:ind w:left="140" w:right="140"/>
                  <w:jc w:val="center"/>
                </w:pPr>
              </w:pPrChange>
            </w:pPr>
            <w:del w:id="897" w:author="George Glass" w:date="2021-06-03T11:44:00Z">
              <w:r w:rsidRPr="00C4527E" w:rsidDel="004A7647">
                <w:rPr>
                  <w:rFonts w:ascii="Arial" w:eastAsia="Times New Roman" w:hAnsi="Arial" w:cs="Arial"/>
                  <w:color w:val="333333"/>
                  <w:sz w:val="20"/>
                  <w:szCs w:val="20"/>
                  <w:lang w:val="en-SG"/>
                </w:rPr>
                <w:delText>3.64</w:delText>
              </w:r>
            </w:del>
          </w:p>
          <w:p w14:paraId="354C9893" w14:textId="6FAE1C0D" w:rsidR="00C4527E" w:rsidRPr="00C4527E" w:rsidDel="004A7647" w:rsidRDefault="00C4527E" w:rsidP="004A7647">
            <w:pPr>
              <w:spacing w:before="240" w:after="240"/>
              <w:ind w:left="140" w:right="140"/>
              <w:jc w:val="center"/>
              <w:rPr>
                <w:del w:id="898" w:author="George Glass" w:date="2021-06-03T11:44:00Z"/>
                <w:rFonts w:ascii="Times New Roman" w:eastAsia="Times New Roman" w:hAnsi="Times New Roman" w:cs="Times New Roman"/>
                <w:lang w:val="en-SG"/>
              </w:rPr>
              <w:pPrChange w:id="899" w:author="George Glass" w:date="2021-06-03T11:44:00Z">
                <w:pPr>
                  <w:ind w:left="140" w:right="140"/>
                  <w:jc w:val="center"/>
                </w:pPr>
              </w:pPrChange>
            </w:pPr>
            <w:del w:id="900" w:author="George Glass" w:date="2021-06-03T11:44:00Z">
              <w:r w:rsidRPr="00C4527E" w:rsidDel="004A7647">
                <w:rPr>
                  <w:rFonts w:ascii="Arial" w:eastAsia="Times New Roman" w:hAnsi="Arial" w:cs="Arial"/>
                  <w:color w:val="333333"/>
                  <w:sz w:val="20"/>
                  <w:szCs w:val="20"/>
                  <w:lang w:val="en-SG"/>
                </w:rPr>
                <w:delText>(0.591)</w:delText>
              </w:r>
            </w:del>
          </w:p>
        </w:tc>
        <w:tc>
          <w:tcPr>
            <w:tcW w:w="0" w:type="auto"/>
            <w:tcMar>
              <w:top w:w="100" w:type="dxa"/>
              <w:left w:w="100" w:type="dxa"/>
              <w:bottom w:w="100" w:type="dxa"/>
              <w:right w:w="100" w:type="dxa"/>
            </w:tcMar>
            <w:hideMark/>
          </w:tcPr>
          <w:p w14:paraId="56862142" w14:textId="41D10B20" w:rsidR="00C4527E" w:rsidRPr="00C4527E" w:rsidDel="004A7647" w:rsidRDefault="00C4527E" w:rsidP="004A7647">
            <w:pPr>
              <w:spacing w:before="240" w:after="240"/>
              <w:ind w:left="140" w:right="140"/>
              <w:jc w:val="center"/>
              <w:rPr>
                <w:del w:id="901" w:author="George Glass" w:date="2021-06-03T11:44:00Z"/>
                <w:rFonts w:ascii="Times New Roman" w:eastAsia="Times New Roman" w:hAnsi="Times New Roman" w:cs="Times New Roman"/>
                <w:lang w:val="en-SG"/>
              </w:rPr>
              <w:pPrChange w:id="902" w:author="George Glass" w:date="2021-06-03T11:44:00Z">
                <w:pPr>
                  <w:ind w:left="140" w:right="140"/>
                  <w:jc w:val="center"/>
                </w:pPr>
              </w:pPrChange>
            </w:pPr>
            <w:del w:id="903" w:author="George Glass" w:date="2021-06-03T11:44:00Z">
              <w:r w:rsidRPr="00C4527E" w:rsidDel="004A7647">
                <w:rPr>
                  <w:rFonts w:ascii="Arial" w:eastAsia="Times New Roman" w:hAnsi="Arial" w:cs="Arial"/>
                  <w:color w:val="333333"/>
                  <w:sz w:val="20"/>
                  <w:szCs w:val="20"/>
                  <w:lang w:val="en-SG"/>
                </w:rPr>
                <w:delText>3.67</w:delText>
              </w:r>
            </w:del>
          </w:p>
          <w:p w14:paraId="72B6C35B" w14:textId="43BF7800" w:rsidR="00C4527E" w:rsidRPr="00C4527E" w:rsidDel="004A7647" w:rsidRDefault="00C4527E" w:rsidP="004A7647">
            <w:pPr>
              <w:spacing w:before="240" w:after="240"/>
              <w:ind w:left="140" w:right="140"/>
              <w:jc w:val="center"/>
              <w:rPr>
                <w:del w:id="904" w:author="George Glass" w:date="2021-06-03T11:44:00Z"/>
                <w:rFonts w:ascii="Times New Roman" w:eastAsia="Times New Roman" w:hAnsi="Times New Roman" w:cs="Times New Roman"/>
                <w:lang w:val="en-SG"/>
              </w:rPr>
              <w:pPrChange w:id="905" w:author="George Glass" w:date="2021-06-03T11:44:00Z">
                <w:pPr>
                  <w:ind w:left="140" w:right="140"/>
                  <w:jc w:val="center"/>
                </w:pPr>
              </w:pPrChange>
            </w:pPr>
            <w:del w:id="906" w:author="George Glass" w:date="2021-06-03T11:44:00Z">
              <w:r w:rsidRPr="00C4527E" w:rsidDel="004A7647">
                <w:rPr>
                  <w:rFonts w:ascii="Arial" w:eastAsia="Times New Roman" w:hAnsi="Arial" w:cs="Arial"/>
                  <w:color w:val="333333"/>
                  <w:sz w:val="20"/>
                  <w:szCs w:val="20"/>
                  <w:lang w:val="en-SG"/>
                </w:rPr>
                <w:delText>(0.566)</w:delText>
              </w:r>
            </w:del>
          </w:p>
        </w:tc>
      </w:tr>
      <w:tr w:rsidR="00C4527E" w:rsidRPr="00C4527E" w:rsidDel="004A7647" w14:paraId="5B9DEED1" w14:textId="701DE095" w:rsidTr="00C4527E">
        <w:trPr>
          <w:trHeight w:val="920"/>
          <w:del w:id="907" w:author="George Glass" w:date="2021-06-03T11:44:00Z"/>
        </w:trPr>
        <w:tc>
          <w:tcPr>
            <w:tcW w:w="0" w:type="auto"/>
            <w:tcMar>
              <w:top w:w="100" w:type="dxa"/>
              <w:left w:w="100" w:type="dxa"/>
              <w:bottom w:w="100" w:type="dxa"/>
              <w:right w:w="100" w:type="dxa"/>
            </w:tcMar>
            <w:hideMark/>
          </w:tcPr>
          <w:p w14:paraId="6183AF81" w14:textId="7EED2AD3" w:rsidR="00C4527E" w:rsidRPr="00C4527E" w:rsidDel="004A7647" w:rsidRDefault="00C4527E" w:rsidP="004A7647">
            <w:pPr>
              <w:spacing w:before="240" w:after="240"/>
              <w:ind w:left="140" w:right="140"/>
              <w:jc w:val="center"/>
              <w:rPr>
                <w:del w:id="908" w:author="George Glass" w:date="2021-06-03T11:44:00Z"/>
                <w:rFonts w:ascii="Times New Roman" w:eastAsia="Times New Roman" w:hAnsi="Times New Roman" w:cs="Times New Roman"/>
                <w:lang w:val="en-SG"/>
              </w:rPr>
              <w:pPrChange w:id="909" w:author="George Glass" w:date="2021-06-03T11:44:00Z">
                <w:pPr>
                  <w:ind w:left="140" w:right="140"/>
                  <w:jc w:val="center"/>
                </w:pPr>
              </w:pPrChange>
            </w:pPr>
            <w:del w:id="910" w:author="George Glass" w:date="2021-06-03T11:44:00Z">
              <w:r w:rsidRPr="00C4527E" w:rsidDel="004A7647">
                <w:rPr>
                  <w:rFonts w:ascii="Arial" w:eastAsia="Times New Roman" w:hAnsi="Arial" w:cs="Arial"/>
                  <w:color w:val="333333"/>
                  <w:sz w:val="20"/>
                  <w:szCs w:val="20"/>
                  <w:lang w:val="en-SG"/>
                </w:rPr>
                <w:delText>FC Mean (SD)</w:delText>
              </w:r>
            </w:del>
          </w:p>
          <w:p w14:paraId="13F0E0CD" w14:textId="2D23A4EE" w:rsidR="00C4527E" w:rsidRPr="00C4527E" w:rsidDel="004A7647" w:rsidRDefault="00C4527E" w:rsidP="004A7647">
            <w:pPr>
              <w:spacing w:before="240" w:after="240"/>
              <w:ind w:left="140" w:right="140"/>
              <w:jc w:val="center"/>
              <w:rPr>
                <w:del w:id="911" w:author="George Glass" w:date="2021-06-03T11:44:00Z"/>
                <w:rFonts w:ascii="Times New Roman" w:eastAsia="Times New Roman" w:hAnsi="Times New Roman" w:cs="Times New Roman"/>
                <w:lang w:val="en-SG"/>
              </w:rPr>
              <w:pPrChange w:id="912" w:author="George Glass" w:date="2021-06-03T11:44:00Z">
                <w:pPr>
                  <w:ind w:left="140" w:right="140"/>
                  <w:jc w:val="center"/>
                </w:pPr>
              </w:pPrChange>
            </w:pPr>
            <w:del w:id="913" w:author="George Glass" w:date="2021-06-03T11:44:00Z">
              <w:r w:rsidRPr="00C4527E" w:rsidDel="004A7647">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1AECD265" w14:textId="4CF58CEB" w:rsidR="00C4527E" w:rsidRPr="00C4527E" w:rsidDel="004A7647" w:rsidRDefault="00C4527E" w:rsidP="004A7647">
            <w:pPr>
              <w:spacing w:before="240" w:after="240"/>
              <w:ind w:left="140" w:right="140"/>
              <w:jc w:val="center"/>
              <w:rPr>
                <w:del w:id="914" w:author="George Glass" w:date="2021-06-03T11:44:00Z"/>
                <w:rFonts w:ascii="Times New Roman" w:eastAsia="Times New Roman" w:hAnsi="Times New Roman" w:cs="Times New Roman"/>
                <w:lang w:val="en-SG"/>
              </w:rPr>
              <w:pPrChange w:id="915" w:author="George Glass" w:date="2021-06-03T11:44:00Z">
                <w:pPr>
                  <w:ind w:left="140" w:right="140"/>
                  <w:jc w:val="center"/>
                </w:pPr>
              </w:pPrChange>
            </w:pPr>
            <w:del w:id="916" w:author="George Glass" w:date="2021-06-03T11:44:00Z">
              <w:r w:rsidRPr="00C4527E" w:rsidDel="004A7647">
                <w:rPr>
                  <w:rFonts w:ascii="Arial" w:eastAsia="Times New Roman" w:hAnsi="Arial" w:cs="Arial"/>
                  <w:color w:val="333333"/>
                  <w:sz w:val="20"/>
                  <w:szCs w:val="20"/>
                  <w:lang w:val="en-SG"/>
                </w:rPr>
                <w:delText>3.65</w:delText>
              </w:r>
            </w:del>
          </w:p>
          <w:p w14:paraId="0A502FD5" w14:textId="498827A6" w:rsidR="00C4527E" w:rsidRPr="00C4527E" w:rsidDel="004A7647" w:rsidRDefault="00C4527E" w:rsidP="004A7647">
            <w:pPr>
              <w:spacing w:before="240" w:after="240"/>
              <w:ind w:left="140" w:right="140"/>
              <w:jc w:val="center"/>
              <w:rPr>
                <w:del w:id="917" w:author="George Glass" w:date="2021-06-03T11:44:00Z"/>
                <w:rFonts w:ascii="Times New Roman" w:eastAsia="Times New Roman" w:hAnsi="Times New Roman" w:cs="Times New Roman"/>
                <w:lang w:val="en-SG"/>
              </w:rPr>
              <w:pPrChange w:id="918" w:author="George Glass" w:date="2021-06-03T11:44:00Z">
                <w:pPr>
                  <w:ind w:left="140" w:right="140"/>
                  <w:jc w:val="center"/>
                </w:pPr>
              </w:pPrChange>
            </w:pPr>
            <w:del w:id="919" w:author="George Glass" w:date="2021-06-03T11:44:00Z">
              <w:r w:rsidRPr="00C4527E" w:rsidDel="004A7647">
                <w:rPr>
                  <w:rFonts w:ascii="Arial" w:eastAsia="Times New Roman" w:hAnsi="Arial" w:cs="Arial"/>
                  <w:color w:val="333333"/>
                  <w:sz w:val="20"/>
                  <w:szCs w:val="20"/>
                  <w:lang w:val="en-SG"/>
                </w:rPr>
                <w:delText>(0.571)</w:delText>
              </w:r>
            </w:del>
          </w:p>
        </w:tc>
        <w:tc>
          <w:tcPr>
            <w:tcW w:w="0" w:type="auto"/>
            <w:tcMar>
              <w:top w:w="100" w:type="dxa"/>
              <w:left w:w="100" w:type="dxa"/>
              <w:bottom w:w="100" w:type="dxa"/>
              <w:right w:w="100" w:type="dxa"/>
            </w:tcMar>
            <w:hideMark/>
          </w:tcPr>
          <w:p w14:paraId="4147A844" w14:textId="6A45AE6D" w:rsidR="00C4527E" w:rsidRPr="00C4527E" w:rsidDel="004A7647" w:rsidRDefault="00C4527E" w:rsidP="004A7647">
            <w:pPr>
              <w:spacing w:before="240" w:after="240"/>
              <w:ind w:left="140" w:right="140"/>
              <w:jc w:val="center"/>
              <w:rPr>
                <w:del w:id="920" w:author="George Glass" w:date="2021-06-03T11:44:00Z"/>
                <w:rFonts w:ascii="Times New Roman" w:eastAsia="Times New Roman" w:hAnsi="Times New Roman" w:cs="Times New Roman"/>
                <w:lang w:val="en-SG"/>
              </w:rPr>
              <w:pPrChange w:id="921" w:author="George Glass" w:date="2021-06-03T11:44:00Z">
                <w:pPr>
                  <w:ind w:left="140" w:right="140"/>
                  <w:jc w:val="center"/>
                </w:pPr>
              </w:pPrChange>
            </w:pPr>
            <w:del w:id="922" w:author="George Glass" w:date="2021-06-03T11:44:00Z">
              <w:r w:rsidRPr="00C4527E" w:rsidDel="004A7647">
                <w:rPr>
                  <w:rFonts w:ascii="Arial" w:eastAsia="Times New Roman" w:hAnsi="Arial" w:cs="Arial"/>
                  <w:color w:val="333333"/>
                  <w:sz w:val="20"/>
                  <w:szCs w:val="20"/>
                  <w:lang w:val="en-SG"/>
                </w:rPr>
                <w:delText>3.60</w:delText>
              </w:r>
            </w:del>
          </w:p>
          <w:p w14:paraId="750F00C8" w14:textId="00A90B29" w:rsidR="00C4527E" w:rsidRPr="00C4527E" w:rsidDel="004A7647" w:rsidRDefault="00C4527E" w:rsidP="004A7647">
            <w:pPr>
              <w:spacing w:before="240" w:after="240"/>
              <w:ind w:left="140" w:right="140"/>
              <w:jc w:val="center"/>
              <w:rPr>
                <w:del w:id="923" w:author="George Glass" w:date="2021-06-03T11:44:00Z"/>
                <w:rFonts w:ascii="Times New Roman" w:eastAsia="Times New Roman" w:hAnsi="Times New Roman" w:cs="Times New Roman"/>
                <w:lang w:val="en-SG"/>
              </w:rPr>
              <w:pPrChange w:id="924" w:author="George Glass" w:date="2021-06-03T11:44:00Z">
                <w:pPr>
                  <w:ind w:left="140" w:right="140"/>
                  <w:jc w:val="center"/>
                </w:pPr>
              </w:pPrChange>
            </w:pPr>
            <w:del w:id="925" w:author="George Glass" w:date="2021-06-03T11:44:00Z">
              <w:r w:rsidRPr="00C4527E" w:rsidDel="004A7647">
                <w:rPr>
                  <w:rFonts w:ascii="Arial" w:eastAsia="Times New Roman" w:hAnsi="Arial" w:cs="Arial"/>
                  <w:color w:val="333333"/>
                  <w:sz w:val="20"/>
                  <w:szCs w:val="20"/>
                  <w:lang w:val="en-SG"/>
                </w:rPr>
                <w:delText>(0.518)</w:delText>
              </w:r>
            </w:del>
          </w:p>
        </w:tc>
      </w:tr>
      <w:tr w:rsidR="00C4527E" w:rsidRPr="00C4527E" w:rsidDel="004A7647" w14:paraId="7891B7E8" w14:textId="12A3EF6A" w:rsidTr="00C4527E">
        <w:trPr>
          <w:trHeight w:val="920"/>
          <w:del w:id="926" w:author="George Glass" w:date="2021-06-03T11:44:00Z"/>
        </w:trPr>
        <w:tc>
          <w:tcPr>
            <w:tcW w:w="0" w:type="auto"/>
            <w:tcMar>
              <w:top w:w="100" w:type="dxa"/>
              <w:left w:w="100" w:type="dxa"/>
              <w:bottom w:w="100" w:type="dxa"/>
              <w:right w:w="100" w:type="dxa"/>
            </w:tcMar>
            <w:hideMark/>
          </w:tcPr>
          <w:p w14:paraId="54DFB2FF" w14:textId="6BF9B5A0" w:rsidR="00C4527E" w:rsidRPr="00C4527E" w:rsidDel="004A7647" w:rsidRDefault="00C4527E" w:rsidP="004A7647">
            <w:pPr>
              <w:spacing w:before="240" w:after="240"/>
              <w:ind w:left="140" w:right="140"/>
              <w:jc w:val="center"/>
              <w:rPr>
                <w:del w:id="927" w:author="George Glass" w:date="2021-06-03T11:44:00Z"/>
                <w:rFonts w:ascii="Times New Roman" w:eastAsia="Times New Roman" w:hAnsi="Times New Roman" w:cs="Times New Roman"/>
                <w:lang w:val="en-SG"/>
              </w:rPr>
              <w:pPrChange w:id="928" w:author="George Glass" w:date="2021-06-03T11:44:00Z">
                <w:pPr>
                  <w:ind w:left="140" w:right="140"/>
                  <w:jc w:val="center"/>
                </w:pPr>
              </w:pPrChange>
            </w:pPr>
            <w:del w:id="929" w:author="George Glass" w:date="2021-06-03T11:44:00Z">
              <w:r w:rsidRPr="00C4527E" w:rsidDel="004A7647">
                <w:rPr>
                  <w:rFonts w:ascii="Arial" w:eastAsia="Times New Roman" w:hAnsi="Arial" w:cs="Arial"/>
                  <w:color w:val="333333"/>
                  <w:sz w:val="20"/>
                  <w:szCs w:val="20"/>
                  <w:lang w:val="en-SG"/>
                </w:rPr>
                <w:delText>SE Mean (SD)</w:delText>
              </w:r>
            </w:del>
          </w:p>
          <w:p w14:paraId="24E2D022" w14:textId="21A1F3D9" w:rsidR="00C4527E" w:rsidRPr="00C4527E" w:rsidDel="004A7647" w:rsidRDefault="00C4527E" w:rsidP="004A7647">
            <w:pPr>
              <w:spacing w:before="240" w:after="240"/>
              <w:ind w:left="140" w:right="140"/>
              <w:jc w:val="center"/>
              <w:rPr>
                <w:del w:id="930" w:author="George Glass" w:date="2021-06-03T11:44:00Z"/>
                <w:rFonts w:ascii="Times New Roman" w:eastAsia="Times New Roman" w:hAnsi="Times New Roman" w:cs="Times New Roman"/>
                <w:lang w:val="en-SG"/>
              </w:rPr>
              <w:pPrChange w:id="931" w:author="George Glass" w:date="2021-06-03T11:44:00Z">
                <w:pPr>
                  <w:ind w:left="140" w:right="140"/>
                  <w:jc w:val="center"/>
                </w:pPr>
              </w:pPrChange>
            </w:pPr>
            <w:del w:id="932" w:author="George Glass" w:date="2021-06-03T11:44:00Z">
              <w:r w:rsidRPr="00C4527E" w:rsidDel="004A7647">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2C57669E" w14:textId="78FCCD7E" w:rsidR="00C4527E" w:rsidRPr="00C4527E" w:rsidDel="004A7647" w:rsidRDefault="00C4527E" w:rsidP="004A7647">
            <w:pPr>
              <w:spacing w:before="240" w:after="240"/>
              <w:ind w:left="140" w:right="140"/>
              <w:jc w:val="center"/>
              <w:rPr>
                <w:del w:id="933" w:author="George Glass" w:date="2021-06-03T11:44:00Z"/>
                <w:rFonts w:ascii="Times New Roman" w:eastAsia="Times New Roman" w:hAnsi="Times New Roman" w:cs="Times New Roman"/>
                <w:lang w:val="en-SG"/>
              </w:rPr>
              <w:pPrChange w:id="934" w:author="George Glass" w:date="2021-06-03T11:44:00Z">
                <w:pPr>
                  <w:ind w:left="140" w:right="140"/>
                  <w:jc w:val="center"/>
                </w:pPr>
              </w:pPrChange>
            </w:pPr>
            <w:del w:id="935" w:author="George Glass" w:date="2021-06-03T11:44:00Z">
              <w:r w:rsidRPr="00C4527E" w:rsidDel="004A7647">
                <w:rPr>
                  <w:rFonts w:ascii="Arial" w:eastAsia="Times New Roman" w:hAnsi="Arial" w:cs="Arial"/>
                  <w:color w:val="333333"/>
                  <w:sz w:val="20"/>
                  <w:szCs w:val="20"/>
                  <w:lang w:val="en-SG"/>
                </w:rPr>
                <w:delText>3.63</w:delText>
              </w:r>
            </w:del>
          </w:p>
          <w:p w14:paraId="30089311" w14:textId="4702CEFB" w:rsidR="00C4527E" w:rsidRPr="00C4527E" w:rsidDel="004A7647" w:rsidRDefault="00C4527E" w:rsidP="004A7647">
            <w:pPr>
              <w:spacing w:before="240" w:after="240"/>
              <w:ind w:left="140" w:right="140"/>
              <w:jc w:val="center"/>
              <w:rPr>
                <w:del w:id="936" w:author="George Glass" w:date="2021-06-03T11:44:00Z"/>
                <w:rFonts w:ascii="Times New Roman" w:eastAsia="Times New Roman" w:hAnsi="Times New Roman" w:cs="Times New Roman"/>
                <w:lang w:val="en-SG"/>
              </w:rPr>
              <w:pPrChange w:id="937" w:author="George Glass" w:date="2021-06-03T11:44:00Z">
                <w:pPr>
                  <w:ind w:left="140" w:right="140"/>
                  <w:jc w:val="center"/>
                </w:pPr>
              </w:pPrChange>
            </w:pPr>
            <w:del w:id="938" w:author="George Glass" w:date="2021-06-03T11:44:00Z">
              <w:r w:rsidRPr="00C4527E" w:rsidDel="004A7647">
                <w:rPr>
                  <w:rFonts w:ascii="Arial" w:eastAsia="Times New Roman" w:hAnsi="Arial" w:cs="Arial"/>
                  <w:color w:val="333333"/>
                  <w:sz w:val="20"/>
                  <w:szCs w:val="20"/>
                  <w:lang w:val="en-SG"/>
                </w:rPr>
                <w:delText>(0.581)</w:delText>
              </w:r>
            </w:del>
          </w:p>
        </w:tc>
        <w:tc>
          <w:tcPr>
            <w:tcW w:w="0" w:type="auto"/>
            <w:tcMar>
              <w:top w:w="100" w:type="dxa"/>
              <w:left w:w="100" w:type="dxa"/>
              <w:bottom w:w="100" w:type="dxa"/>
              <w:right w:w="100" w:type="dxa"/>
            </w:tcMar>
            <w:hideMark/>
          </w:tcPr>
          <w:p w14:paraId="53FEBA95" w14:textId="01CC3489" w:rsidR="00C4527E" w:rsidRPr="00C4527E" w:rsidDel="004A7647" w:rsidRDefault="00C4527E" w:rsidP="004A7647">
            <w:pPr>
              <w:spacing w:before="240" w:after="240"/>
              <w:ind w:left="140" w:right="140"/>
              <w:jc w:val="center"/>
              <w:rPr>
                <w:del w:id="939" w:author="George Glass" w:date="2021-06-03T11:44:00Z"/>
                <w:rFonts w:ascii="Times New Roman" w:eastAsia="Times New Roman" w:hAnsi="Times New Roman" w:cs="Times New Roman"/>
                <w:lang w:val="en-SG"/>
              </w:rPr>
              <w:pPrChange w:id="940" w:author="George Glass" w:date="2021-06-03T11:44:00Z">
                <w:pPr>
                  <w:ind w:left="140" w:right="140"/>
                  <w:jc w:val="center"/>
                </w:pPr>
              </w:pPrChange>
            </w:pPr>
            <w:del w:id="941" w:author="George Glass" w:date="2021-06-03T11:44:00Z">
              <w:r w:rsidRPr="00C4527E" w:rsidDel="004A7647">
                <w:rPr>
                  <w:rFonts w:ascii="Arial" w:eastAsia="Times New Roman" w:hAnsi="Arial" w:cs="Arial"/>
                  <w:color w:val="333333"/>
                  <w:sz w:val="20"/>
                  <w:szCs w:val="20"/>
                  <w:lang w:val="en-SG"/>
                </w:rPr>
                <w:delText>3.58</w:delText>
              </w:r>
            </w:del>
          </w:p>
          <w:p w14:paraId="6E48C3F0" w14:textId="598D0920" w:rsidR="00C4527E" w:rsidRPr="00C4527E" w:rsidDel="004A7647" w:rsidRDefault="00C4527E" w:rsidP="004A7647">
            <w:pPr>
              <w:spacing w:before="240" w:after="240"/>
              <w:ind w:left="140" w:right="140"/>
              <w:jc w:val="center"/>
              <w:rPr>
                <w:del w:id="942" w:author="George Glass" w:date="2021-06-03T11:44:00Z"/>
                <w:rFonts w:ascii="Times New Roman" w:eastAsia="Times New Roman" w:hAnsi="Times New Roman" w:cs="Times New Roman"/>
                <w:lang w:val="en-SG"/>
              </w:rPr>
              <w:pPrChange w:id="943" w:author="George Glass" w:date="2021-06-03T11:44:00Z">
                <w:pPr>
                  <w:ind w:left="140" w:right="140"/>
                  <w:jc w:val="center"/>
                </w:pPr>
              </w:pPrChange>
            </w:pPr>
            <w:del w:id="944" w:author="George Glass" w:date="2021-06-03T11:44:00Z">
              <w:r w:rsidRPr="00C4527E" w:rsidDel="004A7647">
                <w:rPr>
                  <w:rFonts w:ascii="Arial" w:eastAsia="Times New Roman" w:hAnsi="Arial" w:cs="Arial"/>
                  <w:color w:val="333333"/>
                  <w:sz w:val="20"/>
                  <w:szCs w:val="20"/>
                  <w:lang w:val="en-SG"/>
                </w:rPr>
                <w:delText>(0.499)</w:delText>
              </w:r>
            </w:del>
          </w:p>
        </w:tc>
      </w:tr>
      <w:tr w:rsidR="00C4527E" w:rsidRPr="00C4527E" w:rsidDel="004A7647" w14:paraId="666E3BD1" w14:textId="79DD52A4" w:rsidTr="00C4527E">
        <w:trPr>
          <w:trHeight w:val="420"/>
          <w:del w:id="945" w:author="George Glass" w:date="2021-06-03T11:44:00Z"/>
        </w:trPr>
        <w:tc>
          <w:tcPr>
            <w:tcW w:w="0" w:type="auto"/>
            <w:tcBorders>
              <w:bottom w:val="single" w:sz="12" w:space="0" w:color="000000"/>
            </w:tcBorders>
            <w:tcMar>
              <w:top w:w="100" w:type="dxa"/>
              <w:left w:w="100" w:type="dxa"/>
              <w:bottom w:w="100" w:type="dxa"/>
              <w:right w:w="100" w:type="dxa"/>
            </w:tcMar>
            <w:hideMark/>
          </w:tcPr>
          <w:p w14:paraId="09494AE0" w14:textId="2C91CC18" w:rsidR="00C4527E" w:rsidRPr="00C4527E" w:rsidDel="004A7647" w:rsidRDefault="00C4527E" w:rsidP="004A7647">
            <w:pPr>
              <w:spacing w:before="240" w:after="240"/>
              <w:ind w:left="140" w:right="140"/>
              <w:jc w:val="center"/>
              <w:rPr>
                <w:del w:id="946" w:author="George Glass" w:date="2021-06-03T11:44:00Z"/>
                <w:rFonts w:ascii="Times New Roman" w:eastAsia="Times New Roman" w:hAnsi="Times New Roman" w:cs="Times New Roman"/>
                <w:lang w:val="en-SG"/>
              </w:rPr>
              <w:pPrChange w:id="947" w:author="George Glass" w:date="2021-06-03T11:44:00Z">
                <w:pPr>
                  <w:ind w:left="140" w:right="140"/>
                  <w:jc w:val="center"/>
                </w:pPr>
              </w:pPrChange>
            </w:pPr>
            <w:del w:id="948" w:author="George Glass" w:date="2021-06-03T11:44:00Z">
              <w:r w:rsidRPr="00C4527E" w:rsidDel="004A7647">
                <w:rPr>
                  <w:rFonts w:ascii="Arial" w:eastAsia="Times New Roman" w:hAnsi="Arial" w:cs="Arial"/>
                  <w:color w:val="333333"/>
                  <w:sz w:val="20"/>
                  <w:szCs w:val="20"/>
                  <w:lang w:val="en-SG"/>
                </w:rPr>
                <w:delText>BI Mean (SD)</w:delText>
              </w:r>
            </w:del>
          </w:p>
        </w:tc>
        <w:tc>
          <w:tcPr>
            <w:tcW w:w="0" w:type="auto"/>
            <w:tcBorders>
              <w:bottom w:val="single" w:sz="12" w:space="0" w:color="000000"/>
            </w:tcBorders>
            <w:tcMar>
              <w:top w:w="100" w:type="dxa"/>
              <w:left w:w="100" w:type="dxa"/>
              <w:bottom w:w="100" w:type="dxa"/>
              <w:right w:w="100" w:type="dxa"/>
            </w:tcMar>
            <w:hideMark/>
          </w:tcPr>
          <w:p w14:paraId="5BCA3622" w14:textId="33542134" w:rsidR="00C4527E" w:rsidRPr="00C4527E" w:rsidDel="004A7647" w:rsidRDefault="00C4527E" w:rsidP="004A7647">
            <w:pPr>
              <w:spacing w:before="240" w:after="240"/>
              <w:ind w:left="140" w:right="140"/>
              <w:jc w:val="center"/>
              <w:rPr>
                <w:del w:id="949" w:author="George Glass" w:date="2021-06-03T11:44:00Z"/>
                <w:rFonts w:ascii="Times New Roman" w:eastAsia="Times New Roman" w:hAnsi="Times New Roman" w:cs="Times New Roman"/>
                <w:lang w:val="en-SG"/>
              </w:rPr>
              <w:pPrChange w:id="950" w:author="George Glass" w:date="2021-06-03T11:44:00Z">
                <w:pPr>
                  <w:ind w:left="140" w:right="140"/>
                  <w:jc w:val="center"/>
                </w:pPr>
              </w:pPrChange>
            </w:pPr>
            <w:del w:id="951" w:author="George Glass" w:date="2021-06-03T11:44:00Z">
              <w:r w:rsidRPr="00C4527E" w:rsidDel="004A7647">
                <w:rPr>
                  <w:rFonts w:ascii="Arial" w:eastAsia="Times New Roman" w:hAnsi="Arial" w:cs="Arial"/>
                  <w:color w:val="333333"/>
                  <w:sz w:val="20"/>
                  <w:szCs w:val="20"/>
                  <w:lang w:val="en-SG"/>
                </w:rPr>
                <w:delText>3.60</w:delText>
              </w:r>
            </w:del>
          </w:p>
          <w:p w14:paraId="778BB07B" w14:textId="0B8507EF" w:rsidR="00C4527E" w:rsidRPr="00C4527E" w:rsidDel="004A7647" w:rsidRDefault="00C4527E" w:rsidP="004A7647">
            <w:pPr>
              <w:spacing w:before="240" w:after="240"/>
              <w:ind w:left="140" w:right="140"/>
              <w:jc w:val="center"/>
              <w:rPr>
                <w:del w:id="952" w:author="George Glass" w:date="2021-06-03T11:44:00Z"/>
                <w:rFonts w:ascii="Times New Roman" w:eastAsia="Times New Roman" w:hAnsi="Times New Roman" w:cs="Times New Roman"/>
                <w:lang w:val="en-SG"/>
              </w:rPr>
              <w:pPrChange w:id="953" w:author="George Glass" w:date="2021-06-03T11:44:00Z">
                <w:pPr>
                  <w:ind w:left="140" w:right="140"/>
                  <w:jc w:val="center"/>
                </w:pPr>
              </w:pPrChange>
            </w:pPr>
            <w:del w:id="954" w:author="George Glass" w:date="2021-06-03T11:44:00Z">
              <w:r w:rsidRPr="00C4527E" w:rsidDel="004A7647">
                <w:rPr>
                  <w:rFonts w:ascii="Arial" w:eastAsia="Times New Roman" w:hAnsi="Arial" w:cs="Arial"/>
                  <w:color w:val="333333"/>
                  <w:sz w:val="20"/>
                  <w:szCs w:val="20"/>
                  <w:lang w:val="en-SG"/>
                </w:rPr>
                <w:delText>(0.775)</w:delText>
              </w:r>
            </w:del>
          </w:p>
        </w:tc>
        <w:tc>
          <w:tcPr>
            <w:tcW w:w="0" w:type="auto"/>
            <w:tcBorders>
              <w:bottom w:val="single" w:sz="12" w:space="0" w:color="000000"/>
            </w:tcBorders>
            <w:tcMar>
              <w:top w:w="100" w:type="dxa"/>
              <w:left w:w="100" w:type="dxa"/>
              <w:bottom w:w="100" w:type="dxa"/>
              <w:right w:w="100" w:type="dxa"/>
            </w:tcMar>
            <w:hideMark/>
          </w:tcPr>
          <w:p w14:paraId="44FE61BC" w14:textId="2C943020" w:rsidR="00C4527E" w:rsidRPr="00C4527E" w:rsidDel="004A7647" w:rsidRDefault="00C4527E" w:rsidP="004A7647">
            <w:pPr>
              <w:spacing w:before="240" w:after="240"/>
              <w:ind w:left="140" w:right="140"/>
              <w:jc w:val="center"/>
              <w:rPr>
                <w:del w:id="955" w:author="George Glass" w:date="2021-06-03T11:44:00Z"/>
                <w:rFonts w:ascii="Times New Roman" w:eastAsia="Times New Roman" w:hAnsi="Times New Roman" w:cs="Times New Roman"/>
                <w:lang w:val="en-SG"/>
              </w:rPr>
              <w:pPrChange w:id="956" w:author="George Glass" w:date="2021-06-03T11:44:00Z">
                <w:pPr>
                  <w:ind w:left="140" w:right="140"/>
                  <w:jc w:val="center"/>
                </w:pPr>
              </w:pPrChange>
            </w:pPr>
            <w:del w:id="957" w:author="George Glass" w:date="2021-06-03T11:44:00Z">
              <w:r w:rsidRPr="00C4527E" w:rsidDel="004A7647">
                <w:rPr>
                  <w:rFonts w:ascii="Arial" w:eastAsia="Times New Roman" w:hAnsi="Arial" w:cs="Arial"/>
                  <w:color w:val="333333"/>
                  <w:sz w:val="20"/>
                  <w:szCs w:val="20"/>
                  <w:lang w:val="en-SG"/>
                </w:rPr>
                <w:delText>3.59</w:delText>
              </w:r>
            </w:del>
          </w:p>
          <w:p w14:paraId="6DF8374B" w14:textId="44B89FF5" w:rsidR="00C4527E" w:rsidRPr="00C4527E" w:rsidDel="004A7647" w:rsidRDefault="00C4527E" w:rsidP="004A7647">
            <w:pPr>
              <w:spacing w:before="240" w:after="240"/>
              <w:ind w:left="140" w:right="140"/>
              <w:jc w:val="center"/>
              <w:rPr>
                <w:del w:id="958" w:author="George Glass" w:date="2021-06-03T11:44:00Z"/>
                <w:rFonts w:ascii="Times New Roman" w:eastAsia="Times New Roman" w:hAnsi="Times New Roman" w:cs="Times New Roman"/>
                <w:lang w:val="en-SG"/>
              </w:rPr>
              <w:pPrChange w:id="959" w:author="George Glass" w:date="2021-06-03T11:44:00Z">
                <w:pPr>
                  <w:ind w:left="140" w:right="140"/>
                  <w:jc w:val="center"/>
                </w:pPr>
              </w:pPrChange>
            </w:pPr>
            <w:del w:id="960" w:author="George Glass" w:date="2021-06-03T11:44:00Z">
              <w:r w:rsidRPr="00C4527E" w:rsidDel="004A7647">
                <w:rPr>
                  <w:rFonts w:ascii="Arial" w:eastAsia="Times New Roman" w:hAnsi="Arial" w:cs="Arial"/>
                  <w:color w:val="333333"/>
                  <w:sz w:val="20"/>
                  <w:szCs w:val="20"/>
                  <w:lang w:val="en-SG"/>
                </w:rPr>
                <w:delText>(0.682)</w:delText>
              </w:r>
            </w:del>
          </w:p>
        </w:tc>
      </w:tr>
    </w:tbl>
    <w:p w14:paraId="2DF9BFA2" w14:textId="3AB85936" w:rsidR="00C4527E" w:rsidDel="004A7647" w:rsidRDefault="00C4527E" w:rsidP="004A7647">
      <w:pPr>
        <w:spacing w:before="240" w:after="240"/>
        <w:rPr>
          <w:del w:id="961" w:author="George Glass" w:date="2021-06-03T11:44:00Z"/>
          <w:rFonts w:ascii="Arial" w:eastAsia="Times New Roman" w:hAnsi="Arial" w:cs="Arial"/>
          <w:color w:val="333333"/>
          <w:lang w:val="en-SG"/>
        </w:rPr>
        <w:pPrChange w:id="962" w:author="George Glass" w:date="2021-06-03T11:44:00Z">
          <w:pPr>
            <w:spacing w:before="240" w:after="240"/>
          </w:pPr>
        </w:pPrChange>
      </w:pPr>
    </w:p>
    <w:p w14:paraId="6139633F" w14:textId="27495B51" w:rsidR="00C4527E" w:rsidDel="004A7647" w:rsidRDefault="00C4527E" w:rsidP="004A7647">
      <w:pPr>
        <w:spacing w:before="240" w:after="240"/>
        <w:rPr>
          <w:del w:id="963" w:author="George Glass" w:date="2021-06-03T11:44:00Z"/>
          <w:rFonts w:ascii="Arial" w:eastAsia="Times New Roman" w:hAnsi="Arial" w:cs="Arial"/>
          <w:color w:val="333333"/>
          <w:lang w:val="en-SG"/>
        </w:rPr>
        <w:pPrChange w:id="964" w:author="George Glass" w:date="2021-06-03T11:44:00Z">
          <w:pPr/>
        </w:pPrChange>
      </w:pPr>
      <w:del w:id="965" w:author="George Glass" w:date="2021-06-03T11:44:00Z">
        <w:r w:rsidDel="004A7647">
          <w:rPr>
            <w:rFonts w:ascii="Arial" w:eastAsia="Times New Roman" w:hAnsi="Arial" w:cs="Arial"/>
            <w:color w:val="333333"/>
            <w:lang w:val="en-SG"/>
          </w:rPr>
          <w:br w:type="page"/>
        </w:r>
      </w:del>
    </w:p>
    <w:p w14:paraId="71A146F8" w14:textId="0DD9A5E1" w:rsidR="00C4527E" w:rsidRPr="00C4527E" w:rsidDel="004A7647" w:rsidRDefault="00C4527E" w:rsidP="004A7647">
      <w:pPr>
        <w:spacing w:before="240" w:after="240"/>
        <w:rPr>
          <w:del w:id="966" w:author="George Glass" w:date="2021-06-03T11:44:00Z"/>
          <w:rFonts w:ascii="Times New Roman" w:eastAsia="Times New Roman" w:hAnsi="Times New Roman" w:cs="Times New Roman"/>
          <w:lang w:val="en-SG"/>
        </w:rPr>
        <w:pPrChange w:id="967" w:author="George Glass" w:date="2021-06-03T11:44:00Z">
          <w:pPr>
            <w:spacing w:before="240" w:after="240"/>
          </w:pPr>
        </w:pPrChange>
      </w:pPr>
      <w:del w:id="968" w:author="George Glass" w:date="2021-06-03T11:44:00Z">
        <w:r w:rsidRPr="00C4527E" w:rsidDel="004A7647">
          <w:rPr>
            <w:rFonts w:ascii="Arial" w:eastAsia="Times New Roman" w:hAnsi="Arial" w:cs="Arial"/>
            <w:color w:val="333333"/>
            <w:lang w:val="en-SG"/>
          </w:rPr>
          <w:delText>Table 3. Mean differences in UTAUT domains scores between digital native and digital immigrant nurses</w:delText>
        </w:r>
      </w:del>
    </w:p>
    <w:tbl>
      <w:tblPr>
        <w:tblW w:w="0" w:type="auto"/>
        <w:tblCellMar>
          <w:top w:w="15" w:type="dxa"/>
          <w:left w:w="15" w:type="dxa"/>
          <w:bottom w:w="15" w:type="dxa"/>
          <w:right w:w="15" w:type="dxa"/>
        </w:tblCellMar>
        <w:tblLook w:val="04A0" w:firstRow="1" w:lastRow="0" w:firstColumn="1" w:lastColumn="0" w:noHBand="0" w:noVBand="1"/>
      </w:tblPr>
      <w:tblGrid>
        <w:gridCol w:w="1470"/>
        <w:gridCol w:w="2370"/>
        <w:gridCol w:w="1604"/>
        <w:gridCol w:w="1201"/>
        <w:gridCol w:w="1136"/>
      </w:tblGrid>
      <w:tr w:rsidR="00C4527E" w:rsidRPr="00C4527E" w:rsidDel="004A7647" w14:paraId="2BD4F201" w14:textId="071962AE" w:rsidTr="00C4527E">
        <w:trPr>
          <w:trHeight w:val="649"/>
          <w:del w:id="969" w:author="George Glass" w:date="2021-06-03T11:44:00Z"/>
        </w:trPr>
        <w:tc>
          <w:tcPr>
            <w:tcW w:w="0" w:type="auto"/>
            <w:tcBorders>
              <w:top w:val="single" w:sz="12" w:space="0" w:color="000000"/>
              <w:bottom w:val="single" w:sz="12" w:space="0" w:color="000000"/>
            </w:tcBorders>
            <w:tcMar>
              <w:top w:w="100" w:type="dxa"/>
              <w:left w:w="100" w:type="dxa"/>
              <w:bottom w:w="100" w:type="dxa"/>
              <w:right w:w="100" w:type="dxa"/>
            </w:tcMar>
            <w:hideMark/>
          </w:tcPr>
          <w:p w14:paraId="532C8530" w14:textId="09C96D2C" w:rsidR="00C4527E" w:rsidRPr="00C4527E" w:rsidDel="004A7647" w:rsidRDefault="00C4527E" w:rsidP="004A7647">
            <w:pPr>
              <w:spacing w:before="240" w:after="240"/>
              <w:ind w:left="140" w:right="140"/>
              <w:jc w:val="center"/>
              <w:rPr>
                <w:del w:id="970" w:author="George Glass" w:date="2021-06-03T11:44:00Z"/>
                <w:rFonts w:ascii="Times New Roman" w:eastAsia="Times New Roman" w:hAnsi="Times New Roman" w:cs="Times New Roman"/>
                <w:lang w:val="en-SG"/>
              </w:rPr>
              <w:pPrChange w:id="971" w:author="George Glass" w:date="2021-06-03T11:44:00Z">
                <w:pPr>
                  <w:ind w:left="140" w:right="140"/>
                  <w:jc w:val="center"/>
                </w:pPr>
              </w:pPrChange>
            </w:pPr>
            <w:del w:id="972" w:author="George Glass" w:date="2021-06-03T11:44:00Z">
              <w:r w:rsidRPr="00C4527E" w:rsidDel="004A7647">
                <w:rPr>
                  <w:rFonts w:ascii="Arial" w:eastAsia="Times New Roman" w:hAnsi="Arial" w:cs="Arial"/>
                  <w:color w:val="333333"/>
                  <w:sz w:val="20"/>
                  <w:szCs w:val="20"/>
                  <w:lang w:val="en-SG"/>
                </w:rPr>
                <w:delText> </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6DFE6E42" w14:textId="05A8D721" w:rsidR="00C4527E" w:rsidRPr="00C4527E" w:rsidDel="004A7647" w:rsidRDefault="00C4527E" w:rsidP="004A7647">
            <w:pPr>
              <w:spacing w:before="240" w:after="240"/>
              <w:ind w:left="140" w:right="140"/>
              <w:jc w:val="center"/>
              <w:rPr>
                <w:del w:id="973" w:author="George Glass" w:date="2021-06-03T11:44:00Z"/>
                <w:rFonts w:ascii="Times New Roman" w:eastAsia="Times New Roman" w:hAnsi="Times New Roman" w:cs="Times New Roman"/>
                <w:lang w:val="en-SG"/>
              </w:rPr>
              <w:pPrChange w:id="974" w:author="George Glass" w:date="2021-06-03T11:44:00Z">
                <w:pPr>
                  <w:ind w:left="140" w:right="140"/>
                  <w:jc w:val="center"/>
                </w:pPr>
              </w:pPrChange>
            </w:pPr>
            <w:del w:id="975" w:author="George Glass" w:date="2021-06-03T11:44:00Z">
              <w:r w:rsidRPr="00C4527E" w:rsidDel="004A7647">
                <w:rPr>
                  <w:rFonts w:ascii="Arial" w:eastAsia="Times New Roman" w:hAnsi="Arial" w:cs="Arial"/>
                  <w:color w:val="333333"/>
                  <w:sz w:val="20"/>
                  <w:szCs w:val="20"/>
                  <w:lang w:val="en-SG"/>
                </w:rPr>
                <w:delText>Mean difference (SE)</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54D8C26D" w14:textId="111A9DDA" w:rsidR="00C4527E" w:rsidRPr="00C4527E" w:rsidDel="004A7647" w:rsidRDefault="00C4527E" w:rsidP="004A7647">
            <w:pPr>
              <w:spacing w:before="240" w:after="240"/>
              <w:ind w:left="140" w:right="140"/>
              <w:jc w:val="center"/>
              <w:rPr>
                <w:del w:id="976" w:author="George Glass" w:date="2021-06-03T11:44:00Z"/>
                <w:rFonts w:ascii="Times New Roman" w:eastAsia="Times New Roman" w:hAnsi="Times New Roman" w:cs="Times New Roman"/>
                <w:lang w:val="en-SG"/>
              </w:rPr>
              <w:pPrChange w:id="977" w:author="George Glass" w:date="2021-06-03T11:44:00Z">
                <w:pPr>
                  <w:ind w:left="140" w:right="140"/>
                  <w:jc w:val="center"/>
                </w:pPr>
              </w:pPrChange>
            </w:pPr>
            <w:del w:id="978" w:author="George Glass" w:date="2021-06-03T11:44:00Z">
              <w:r w:rsidRPr="00C4527E" w:rsidDel="004A7647">
                <w:rPr>
                  <w:rFonts w:ascii="Arial" w:eastAsia="Times New Roman" w:hAnsi="Arial" w:cs="Arial"/>
                  <w:color w:val="333333"/>
                  <w:sz w:val="20"/>
                  <w:szCs w:val="20"/>
                  <w:lang w:val="en-SG"/>
                </w:rPr>
                <w:delText>95% CI</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1AA7B188" w14:textId="12DD34AF" w:rsidR="00C4527E" w:rsidRPr="00C4527E" w:rsidDel="004A7647" w:rsidRDefault="00C4527E" w:rsidP="004A7647">
            <w:pPr>
              <w:spacing w:before="240" w:after="240"/>
              <w:ind w:left="140" w:right="140"/>
              <w:jc w:val="center"/>
              <w:rPr>
                <w:del w:id="979" w:author="George Glass" w:date="2021-06-03T11:44:00Z"/>
                <w:rFonts w:ascii="Times New Roman" w:eastAsia="Times New Roman" w:hAnsi="Times New Roman" w:cs="Times New Roman"/>
                <w:lang w:val="en-SG"/>
              </w:rPr>
              <w:pPrChange w:id="980" w:author="George Glass" w:date="2021-06-03T11:44:00Z">
                <w:pPr>
                  <w:ind w:left="140" w:right="140"/>
                  <w:jc w:val="center"/>
                </w:pPr>
              </w:pPrChange>
            </w:pPr>
            <w:del w:id="981" w:author="George Glass" w:date="2021-06-03T11:44:00Z">
              <w:r w:rsidRPr="00C4527E" w:rsidDel="004A7647">
                <w:rPr>
                  <w:rFonts w:ascii="Arial" w:eastAsia="Times New Roman" w:hAnsi="Arial" w:cs="Arial"/>
                  <w:color w:val="333333"/>
                  <w:sz w:val="20"/>
                  <w:szCs w:val="20"/>
                  <w:lang w:val="en-SG"/>
                </w:rPr>
                <w:delText>t-value</w:delText>
              </w:r>
              <w:r w:rsidRPr="00C4527E" w:rsidDel="004A7647">
                <w:rPr>
                  <w:rFonts w:ascii="Arial" w:eastAsia="Times New Roman" w:hAnsi="Arial" w:cs="Arial"/>
                  <w:color w:val="333333"/>
                  <w:sz w:val="12"/>
                  <w:szCs w:val="12"/>
                  <w:vertAlign w:val="superscript"/>
                  <w:lang w:val="en-SG"/>
                </w:rPr>
                <w:delText>(df)</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2E527165" w14:textId="2AB1EE8D" w:rsidR="00C4527E" w:rsidRPr="00C4527E" w:rsidDel="004A7647" w:rsidRDefault="00C4527E" w:rsidP="004A7647">
            <w:pPr>
              <w:spacing w:before="240" w:after="240"/>
              <w:ind w:left="140" w:right="140"/>
              <w:jc w:val="center"/>
              <w:rPr>
                <w:del w:id="982" w:author="George Glass" w:date="2021-06-03T11:44:00Z"/>
                <w:rFonts w:ascii="Times New Roman" w:eastAsia="Times New Roman" w:hAnsi="Times New Roman" w:cs="Times New Roman"/>
                <w:lang w:val="en-SG"/>
              </w:rPr>
              <w:pPrChange w:id="983" w:author="George Glass" w:date="2021-06-03T11:44:00Z">
                <w:pPr>
                  <w:ind w:left="140" w:right="140"/>
                  <w:jc w:val="center"/>
                </w:pPr>
              </w:pPrChange>
            </w:pPr>
            <w:del w:id="984" w:author="George Glass" w:date="2021-06-03T11:44:00Z">
              <w:r w:rsidRPr="00C4527E" w:rsidDel="004A7647">
                <w:rPr>
                  <w:rFonts w:ascii="Arial" w:eastAsia="Times New Roman" w:hAnsi="Arial" w:cs="Arial"/>
                  <w:color w:val="333333"/>
                  <w:sz w:val="20"/>
                  <w:szCs w:val="20"/>
                  <w:lang w:val="en-SG"/>
                </w:rPr>
                <w:delText>p-value</w:delText>
              </w:r>
            </w:del>
          </w:p>
        </w:tc>
      </w:tr>
      <w:tr w:rsidR="00C4527E" w:rsidRPr="00C4527E" w:rsidDel="004A7647" w14:paraId="2B20D3B6" w14:textId="47F4516D" w:rsidTr="00C4527E">
        <w:trPr>
          <w:trHeight w:val="935"/>
          <w:del w:id="985" w:author="George Glass" w:date="2021-06-03T11:44:00Z"/>
        </w:trPr>
        <w:tc>
          <w:tcPr>
            <w:tcW w:w="0" w:type="auto"/>
            <w:tcBorders>
              <w:top w:val="single" w:sz="12" w:space="0" w:color="000000"/>
            </w:tcBorders>
            <w:tcMar>
              <w:top w:w="100" w:type="dxa"/>
              <w:left w:w="100" w:type="dxa"/>
              <w:bottom w:w="100" w:type="dxa"/>
              <w:right w:w="100" w:type="dxa"/>
            </w:tcMar>
            <w:hideMark/>
          </w:tcPr>
          <w:p w14:paraId="2354E0B0" w14:textId="2767B76E" w:rsidR="00C4527E" w:rsidRPr="00C4527E" w:rsidDel="004A7647" w:rsidRDefault="00C4527E" w:rsidP="004A7647">
            <w:pPr>
              <w:spacing w:before="240" w:after="240"/>
              <w:ind w:left="140" w:right="140"/>
              <w:jc w:val="center"/>
              <w:rPr>
                <w:del w:id="986" w:author="George Glass" w:date="2021-06-03T11:44:00Z"/>
                <w:rFonts w:ascii="Times New Roman" w:eastAsia="Times New Roman" w:hAnsi="Times New Roman" w:cs="Times New Roman"/>
                <w:lang w:val="en-SG"/>
              </w:rPr>
              <w:pPrChange w:id="987" w:author="George Glass" w:date="2021-06-03T11:44:00Z">
                <w:pPr>
                  <w:ind w:left="140" w:right="140"/>
                  <w:jc w:val="center"/>
                </w:pPr>
              </w:pPrChange>
            </w:pPr>
            <w:del w:id="988" w:author="George Glass" w:date="2021-06-03T11:44:00Z">
              <w:r w:rsidRPr="00C4527E" w:rsidDel="004A7647">
                <w:rPr>
                  <w:rFonts w:ascii="Arial" w:eastAsia="Times New Roman" w:hAnsi="Arial" w:cs="Arial"/>
                  <w:color w:val="333333"/>
                  <w:sz w:val="20"/>
                  <w:szCs w:val="20"/>
                  <w:lang w:val="en-SG"/>
                </w:rPr>
                <w:delText>PE_Mean</w:delText>
              </w:r>
            </w:del>
          </w:p>
          <w:p w14:paraId="0A3C8EFE" w14:textId="59F865C8" w:rsidR="00C4527E" w:rsidRPr="00C4527E" w:rsidDel="004A7647" w:rsidRDefault="00C4527E" w:rsidP="004A7647">
            <w:pPr>
              <w:spacing w:before="240" w:after="240"/>
              <w:ind w:left="140" w:right="140"/>
              <w:jc w:val="center"/>
              <w:rPr>
                <w:del w:id="989" w:author="George Glass" w:date="2021-06-03T11:44:00Z"/>
                <w:rFonts w:ascii="Times New Roman" w:eastAsia="Times New Roman" w:hAnsi="Times New Roman" w:cs="Times New Roman"/>
                <w:lang w:val="en-SG"/>
              </w:rPr>
              <w:pPrChange w:id="990" w:author="George Glass" w:date="2021-06-03T11:44:00Z">
                <w:pPr>
                  <w:ind w:left="140" w:right="140"/>
                  <w:jc w:val="center"/>
                </w:pPr>
              </w:pPrChange>
            </w:pPr>
            <w:del w:id="991" w:author="George Glass" w:date="2021-06-03T11:44:00Z">
              <w:r w:rsidRPr="00C4527E" w:rsidDel="004A7647">
                <w:rPr>
                  <w:rFonts w:ascii="Arial" w:eastAsia="Times New Roman" w:hAnsi="Arial" w:cs="Arial"/>
                  <w:color w:val="333333"/>
                  <w:sz w:val="20"/>
                  <w:szCs w:val="20"/>
                  <w:lang w:val="en-SG"/>
                </w:rPr>
                <w:delText>(3 items)</w:delText>
              </w:r>
            </w:del>
          </w:p>
        </w:tc>
        <w:tc>
          <w:tcPr>
            <w:tcW w:w="0" w:type="auto"/>
            <w:tcBorders>
              <w:top w:val="single" w:sz="12" w:space="0" w:color="000000"/>
            </w:tcBorders>
            <w:tcMar>
              <w:top w:w="100" w:type="dxa"/>
              <w:left w:w="100" w:type="dxa"/>
              <w:bottom w:w="100" w:type="dxa"/>
              <w:right w:w="100" w:type="dxa"/>
            </w:tcMar>
            <w:hideMark/>
          </w:tcPr>
          <w:p w14:paraId="50464B96" w14:textId="3A38455B" w:rsidR="00C4527E" w:rsidRPr="00C4527E" w:rsidDel="004A7647" w:rsidRDefault="00C4527E" w:rsidP="004A7647">
            <w:pPr>
              <w:spacing w:before="240" w:after="240"/>
              <w:ind w:left="140" w:right="140"/>
              <w:jc w:val="center"/>
              <w:rPr>
                <w:del w:id="992" w:author="George Glass" w:date="2021-06-03T11:44:00Z"/>
                <w:rFonts w:ascii="Times New Roman" w:eastAsia="Times New Roman" w:hAnsi="Times New Roman" w:cs="Times New Roman"/>
                <w:lang w:val="en-SG"/>
              </w:rPr>
              <w:pPrChange w:id="993" w:author="George Glass" w:date="2021-06-03T11:44:00Z">
                <w:pPr>
                  <w:ind w:left="140" w:right="140"/>
                  <w:jc w:val="center"/>
                </w:pPr>
              </w:pPrChange>
            </w:pPr>
            <w:del w:id="994" w:author="George Glass" w:date="2021-06-03T11:44:00Z">
              <w:r w:rsidRPr="00C4527E" w:rsidDel="004A7647">
                <w:rPr>
                  <w:rFonts w:ascii="Arial" w:eastAsia="Times New Roman" w:hAnsi="Arial" w:cs="Arial"/>
                  <w:color w:val="333333"/>
                  <w:sz w:val="20"/>
                  <w:szCs w:val="20"/>
                  <w:lang w:val="en-SG"/>
                </w:rPr>
                <w:delText>0.03 (0.05)</w:delText>
              </w:r>
            </w:del>
          </w:p>
        </w:tc>
        <w:tc>
          <w:tcPr>
            <w:tcW w:w="0" w:type="auto"/>
            <w:tcBorders>
              <w:top w:val="single" w:sz="12" w:space="0" w:color="000000"/>
            </w:tcBorders>
            <w:tcMar>
              <w:top w:w="100" w:type="dxa"/>
              <w:left w:w="100" w:type="dxa"/>
              <w:bottom w:w="100" w:type="dxa"/>
              <w:right w:w="100" w:type="dxa"/>
            </w:tcMar>
            <w:hideMark/>
          </w:tcPr>
          <w:p w14:paraId="33CEA4DE" w14:textId="1DBA4936" w:rsidR="00C4527E" w:rsidRPr="00C4527E" w:rsidDel="004A7647" w:rsidRDefault="00C4527E" w:rsidP="004A7647">
            <w:pPr>
              <w:spacing w:before="240" w:after="240"/>
              <w:ind w:left="140" w:right="140"/>
              <w:jc w:val="center"/>
              <w:rPr>
                <w:del w:id="995" w:author="George Glass" w:date="2021-06-03T11:44:00Z"/>
                <w:rFonts w:ascii="Times New Roman" w:eastAsia="Times New Roman" w:hAnsi="Times New Roman" w:cs="Times New Roman"/>
                <w:lang w:val="en-SG"/>
              </w:rPr>
              <w:pPrChange w:id="996" w:author="George Glass" w:date="2021-06-03T11:44:00Z">
                <w:pPr>
                  <w:ind w:left="140" w:right="140"/>
                  <w:jc w:val="center"/>
                </w:pPr>
              </w:pPrChange>
            </w:pPr>
            <w:del w:id="997" w:author="George Glass" w:date="2021-06-03T11:44:00Z">
              <w:r w:rsidRPr="00C4527E" w:rsidDel="004A7647">
                <w:rPr>
                  <w:rFonts w:ascii="Arial" w:eastAsia="Times New Roman" w:hAnsi="Arial" w:cs="Arial"/>
                  <w:color w:val="333333"/>
                  <w:sz w:val="20"/>
                  <w:szCs w:val="20"/>
                  <w:lang w:val="en-SG"/>
                </w:rPr>
                <w:delText>-0.06 – 0.13</w:delText>
              </w:r>
            </w:del>
          </w:p>
        </w:tc>
        <w:tc>
          <w:tcPr>
            <w:tcW w:w="0" w:type="auto"/>
            <w:tcBorders>
              <w:top w:val="single" w:sz="12" w:space="0" w:color="000000"/>
            </w:tcBorders>
            <w:tcMar>
              <w:top w:w="100" w:type="dxa"/>
              <w:left w:w="100" w:type="dxa"/>
              <w:bottom w:w="100" w:type="dxa"/>
              <w:right w:w="100" w:type="dxa"/>
            </w:tcMar>
            <w:hideMark/>
          </w:tcPr>
          <w:p w14:paraId="1997974B" w14:textId="41CB438C" w:rsidR="00C4527E" w:rsidRPr="00C4527E" w:rsidDel="004A7647" w:rsidRDefault="00C4527E" w:rsidP="004A7647">
            <w:pPr>
              <w:spacing w:before="240" w:after="240"/>
              <w:ind w:left="140" w:right="140"/>
              <w:jc w:val="center"/>
              <w:rPr>
                <w:del w:id="998" w:author="George Glass" w:date="2021-06-03T11:44:00Z"/>
                <w:rFonts w:ascii="Times New Roman" w:eastAsia="Times New Roman" w:hAnsi="Times New Roman" w:cs="Times New Roman"/>
                <w:lang w:val="en-SG"/>
              </w:rPr>
              <w:pPrChange w:id="999" w:author="George Glass" w:date="2021-06-03T11:44:00Z">
                <w:pPr>
                  <w:ind w:left="140" w:right="140"/>
                  <w:jc w:val="center"/>
                </w:pPr>
              </w:pPrChange>
            </w:pPr>
            <w:del w:id="1000" w:author="George Glass" w:date="2021-06-03T11:44:00Z">
              <w:r w:rsidRPr="00C4527E" w:rsidDel="004A7647">
                <w:rPr>
                  <w:rFonts w:ascii="Arial" w:eastAsia="Times New Roman" w:hAnsi="Arial" w:cs="Arial"/>
                  <w:color w:val="333333"/>
                  <w:sz w:val="20"/>
                  <w:szCs w:val="20"/>
                  <w:lang w:val="en-SG"/>
                </w:rPr>
                <w:delText>0.69</w:delText>
              </w:r>
              <w:r w:rsidRPr="00C4527E" w:rsidDel="004A7647">
                <w:rPr>
                  <w:rFonts w:ascii="Arial" w:eastAsia="Times New Roman" w:hAnsi="Arial" w:cs="Arial"/>
                  <w:color w:val="333333"/>
                  <w:sz w:val="12"/>
                  <w:szCs w:val="12"/>
                  <w:vertAlign w:val="superscript"/>
                  <w:lang w:val="en-SG"/>
                </w:rPr>
                <w:delText>(416)</w:delText>
              </w:r>
            </w:del>
          </w:p>
        </w:tc>
        <w:tc>
          <w:tcPr>
            <w:tcW w:w="0" w:type="auto"/>
            <w:tcBorders>
              <w:top w:val="single" w:sz="12" w:space="0" w:color="000000"/>
            </w:tcBorders>
            <w:tcMar>
              <w:top w:w="100" w:type="dxa"/>
              <w:left w:w="100" w:type="dxa"/>
              <w:bottom w:w="100" w:type="dxa"/>
              <w:right w:w="100" w:type="dxa"/>
            </w:tcMar>
            <w:hideMark/>
          </w:tcPr>
          <w:p w14:paraId="6793C606" w14:textId="2FEA3B5E" w:rsidR="00C4527E" w:rsidRPr="00C4527E" w:rsidDel="004A7647" w:rsidRDefault="00C4527E" w:rsidP="004A7647">
            <w:pPr>
              <w:spacing w:before="240" w:after="240"/>
              <w:ind w:left="140" w:right="140"/>
              <w:jc w:val="center"/>
              <w:rPr>
                <w:del w:id="1001" w:author="George Glass" w:date="2021-06-03T11:44:00Z"/>
                <w:rFonts w:ascii="Times New Roman" w:eastAsia="Times New Roman" w:hAnsi="Times New Roman" w:cs="Times New Roman"/>
                <w:lang w:val="en-SG"/>
              </w:rPr>
              <w:pPrChange w:id="1002" w:author="George Glass" w:date="2021-06-03T11:44:00Z">
                <w:pPr>
                  <w:ind w:left="140" w:right="140"/>
                  <w:jc w:val="center"/>
                </w:pPr>
              </w:pPrChange>
            </w:pPr>
            <w:del w:id="1003" w:author="George Glass" w:date="2021-06-03T11:44:00Z">
              <w:r w:rsidRPr="00C4527E" w:rsidDel="004A7647">
                <w:rPr>
                  <w:rFonts w:ascii="Arial" w:eastAsia="Times New Roman" w:hAnsi="Arial" w:cs="Arial"/>
                  <w:color w:val="333333"/>
                  <w:sz w:val="20"/>
                  <w:szCs w:val="20"/>
                  <w:lang w:val="en-SG"/>
                </w:rPr>
                <w:delText>0.49</w:delText>
              </w:r>
            </w:del>
          </w:p>
        </w:tc>
      </w:tr>
      <w:tr w:rsidR="00C4527E" w:rsidRPr="00C4527E" w:rsidDel="004A7647" w14:paraId="47EB1357" w14:textId="575F5E4C" w:rsidTr="00C4527E">
        <w:trPr>
          <w:trHeight w:val="920"/>
          <w:del w:id="1004" w:author="George Glass" w:date="2021-06-03T11:44:00Z"/>
        </w:trPr>
        <w:tc>
          <w:tcPr>
            <w:tcW w:w="0" w:type="auto"/>
            <w:tcMar>
              <w:top w:w="100" w:type="dxa"/>
              <w:left w:w="100" w:type="dxa"/>
              <w:bottom w:w="100" w:type="dxa"/>
              <w:right w:w="100" w:type="dxa"/>
            </w:tcMar>
            <w:hideMark/>
          </w:tcPr>
          <w:p w14:paraId="2566A670" w14:textId="16CE0C50" w:rsidR="00C4527E" w:rsidRPr="00C4527E" w:rsidDel="004A7647" w:rsidRDefault="00C4527E" w:rsidP="004A7647">
            <w:pPr>
              <w:spacing w:before="240" w:after="240"/>
              <w:ind w:left="140" w:right="140"/>
              <w:jc w:val="center"/>
              <w:rPr>
                <w:del w:id="1005" w:author="George Glass" w:date="2021-06-03T11:44:00Z"/>
                <w:rFonts w:ascii="Times New Roman" w:eastAsia="Times New Roman" w:hAnsi="Times New Roman" w:cs="Times New Roman"/>
                <w:lang w:val="en-SG"/>
              </w:rPr>
              <w:pPrChange w:id="1006" w:author="George Glass" w:date="2021-06-03T11:44:00Z">
                <w:pPr>
                  <w:ind w:left="140" w:right="140"/>
                  <w:jc w:val="center"/>
                </w:pPr>
              </w:pPrChange>
            </w:pPr>
            <w:del w:id="1007" w:author="George Glass" w:date="2021-06-03T11:44:00Z">
              <w:r w:rsidRPr="00C4527E" w:rsidDel="004A7647">
                <w:rPr>
                  <w:rFonts w:ascii="Arial" w:eastAsia="Times New Roman" w:hAnsi="Arial" w:cs="Arial"/>
                  <w:color w:val="333333"/>
                  <w:sz w:val="20"/>
                  <w:szCs w:val="20"/>
                  <w:lang w:val="en-SG"/>
                </w:rPr>
                <w:delText>EE_Mean</w:delText>
              </w:r>
            </w:del>
          </w:p>
          <w:p w14:paraId="6E0BEECD" w14:textId="17757777" w:rsidR="00C4527E" w:rsidRPr="00C4527E" w:rsidDel="004A7647" w:rsidRDefault="00C4527E" w:rsidP="004A7647">
            <w:pPr>
              <w:spacing w:before="240" w:after="240"/>
              <w:ind w:left="140" w:right="140"/>
              <w:jc w:val="center"/>
              <w:rPr>
                <w:del w:id="1008" w:author="George Glass" w:date="2021-06-03T11:44:00Z"/>
                <w:rFonts w:ascii="Times New Roman" w:eastAsia="Times New Roman" w:hAnsi="Times New Roman" w:cs="Times New Roman"/>
                <w:lang w:val="en-SG"/>
              </w:rPr>
              <w:pPrChange w:id="1009" w:author="George Glass" w:date="2021-06-03T11:44:00Z">
                <w:pPr>
                  <w:ind w:left="140" w:right="140"/>
                  <w:jc w:val="center"/>
                </w:pPr>
              </w:pPrChange>
            </w:pPr>
            <w:del w:id="1010" w:author="George Glass" w:date="2021-06-03T11:44:00Z">
              <w:r w:rsidRPr="00C4527E" w:rsidDel="004A7647">
                <w:rPr>
                  <w:rFonts w:ascii="Arial" w:eastAsia="Times New Roman" w:hAnsi="Arial" w:cs="Arial"/>
                  <w:color w:val="333333"/>
                  <w:sz w:val="20"/>
                  <w:szCs w:val="20"/>
                  <w:lang w:val="en-SG"/>
                </w:rPr>
                <w:delText>(5 items)</w:delText>
              </w:r>
            </w:del>
          </w:p>
        </w:tc>
        <w:tc>
          <w:tcPr>
            <w:tcW w:w="0" w:type="auto"/>
            <w:tcMar>
              <w:top w:w="100" w:type="dxa"/>
              <w:left w:w="100" w:type="dxa"/>
              <w:bottom w:w="100" w:type="dxa"/>
              <w:right w:w="100" w:type="dxa"/>
            </w:tcMar>
            <w:hideMark/>
          </w:tcPr>
          <w:p w14:paraId="5AD51FB0" w14:textId="6E16DF4C" w:rsidR="00C4527E" w:rsidRPr="00C4527E" w:rsidDel="004A7647" w:rsidRDefault="00C4527E" w:rsidP="004A7647">
            <w:pPr>
              <w:spacing w:before="240" w:after="240"/>
              <w:ind w:left="140" w:right="140"/>
              <w:jc w:val="center"/>
              <w:rPr>
                <w:del w:id="1011" w:author="George Glass" w:date="2021-06-03T11:44:00Z"/>
                <w:rFonts w:ascii="Times New Roman" w:eastAsia="Times New Roman" w:hAnsi="Times New Roman" w:cs="Times New Roman"/>
                <w:lang w:val="en-SG"/>
              </w:rPr>
              <w:pPrChange w:id="1012" w:author="George Glass" w:date="2021-06-03T11:44:00Z">
                <w:pPr>
                  <w:ind w:left="140" w:right="140"/>
                  <w:jc w:val="center"/>
                </w:pPr>
              </w:pPrChange>
            </w:pPr>
            <w:del w:id="1013" w:author="George Glass" w:date="2021-06-03T11:44:00Z">
              <w:r w:rsidRPr="00C4527E" w:rsidDel="004A7647">
                <w:rPr>
                  <w:rFonts w:ascii="Arial" w:eastAsia="Times New Roman" w:hAnsi="Arial" w:cs="Arial"/>
                  <w:color w:val="333333"/>
                  <w:sz w:val="20"/>
                  <w:szCs w:val="20"/>
                  <w:lang w:val="en-SG"/>
                </w:rPr>
                <w:delText>0.11 (0.04)</w:delText>
              </w:r>
            </w:del>
          </w:p>
        </w:tc>
        <w:tc>
          <w:tcPr>
            <w:tcW w:w="0" w:type="auto"/>
            <w:tcMar>
              <w:top w:w="100" w:type="dxa"/>
              <w:left w:w="100" w:type="dxa"/>
              <w:bottom w:w="100" w:type="dxa"/>
              <w:right w:w="100" w:type="dxa"/>
            </w:tcMar>
            <w:hideMark/>
          </w:tcPr>
          <w:p w14:paraId="3D2D8E76" w14:textId="445516B1" w:rsidR="00C4527E" w:rsidRPr="00C4527E" w:rsidDel="004A7647" w:rsidRDefault="00C4527E" w:rsidP="004A7647">
            <w:pPr>
              <w:spacing w:before="240" w:after="240"/>
              <w:ind w:left="140" w:right="140"/>
              <w:jc w:val="center"/>
              <w:rPr>
                <w:del w:id="1014" w:author="George Glass" w:date="2021-06-03T11:44:00Z"/>
                <w:rFonts w:ascii="Times New Roman" w:eastAsia="Times New Roman" w:hAnsi="Times New Roman" w:cs="Times New Roman"/>
                <w:lang w:val="en-SG"/>
              </w:rPr>
              <w:pPrChange w:id="1015" w:author="George Glass" w:date="2021-06-03T11:44:00Z">
                <w:pPr>
                  <w:ind w:left="140" w:right="140"/>
                  <w:jc w:val="center"/>
                </w:pPr>
              </w:pPrChange>
            </w:pPr>
            <w:del w:id="1016" w:author="George Glass" w:date="2021-06-03T11:44:00Z">
              <w:r w:rsidRPr="00C4527E" w:rsidDel="004A7647">
                <w:rPr>
                  <w:rFonts w:ascii="Arial" w:eastAsia="Times New Roman" w:hAnsi="Arial" w:cs="Arial"/>
                  <w:color w:val="333333"/>
                  <w:sz w:val="20"/>
                  <w:szCs w:val="20"/>
                  <w:lang w:val="en-SG"/>
                </w:rPr>
                <w:delText>0.03 – 0.19</w:delText>
              </w:r>
            </w:del>
          </w:p>
        </w:tc>
        <w:tc>
          <w:tcPr>
            <w:tcW w:w="0" w:type="auto"/>
            <w:tcMar>
              <w:top w:w="100" w:type="dxa"/>
              <w:left w:w="100" w:type="dxa"/>
              <w:bottom w:w="100" w:type="dxa"/>
              <w:right w:w="100" w:type="dxa"/>
            </w:tcMar>
            <w:hideMark/>
          </w:tcPr>
          <w:p w14:paraId="17BF1172" w14:textId="649FA021" w:rsidR="00C4527E" w:rsidRPr="00C4527E" w:rsidDel="004A7647" w:rsidRDefault="00C4527E" w:rsidP="004A7647">
            <w:pPr>
              <w:spacing w:before="240" w:after="240"/>
              <w:ind w:left="140" w:right="140"/>
              <w:jc w:val="center"/>
              <w:rPr>
                <w:del w:id="1017" w:author="George Glass" w:date="2021-06-03T11:44:00Z"/>
                <w:rFonts w:ascii="Times New Roman" w:eastAsia="Times New Roman" w:hAnsi="Times New Roman" w:cs="Times New Roman"/>
                <w:lang w:val="en-SG"/>
              </w:rPr>
              <w:pPrChange w:id="1018" w:author="George Glass" w:date="2021-06-03T11:44:00Z">
                <w:pPr>
                  <w:ind w:left="140" w:right="140"/>
                  <w:jc w:val="center"/>
                </w:pPr>
              </w:pPrChange>
            </w:pPr>
            <w:del w:id="1019" w:author="George Glass" w:date="2021-06-03T11:44:00Z">
              <w:r w:rsidRPr="00C4527E" w:rsidDel="004A7647">
                <w:rPr>
                  <w:rFonts w:ascii="Arial" w:eastAsia="Times New Roman" w:hAnsi="Arial" w:cs="Arial"/>
                  <w:color w:val="333333"/>
                  <w:sz w:val="20"/>
                  <w:szCs w:val="20"/>
                  <w:lang w:val="en-SG"/>
                </w:rPr>
                <w:delText>2.82</w:delText>
              </w:r>
              <w:r w:rsidRPr="00C4527E" w:rsidDel="004A7647">
                <w:rPr>
                  <w:rFonts w:ascii="Arial" w:eastAsia="Times New Roman" w:hAnsi="Arial" w:cs="Arial"/>
                  <w:color w:val="333333"/>
                  <w:sz w:val="12"/>
                  <w:szCs w:val="12"/>
                  <w:vertAlign w:val="superscript"/>
                  <w:lang w:val="en-SG"/>
                </w:rPr>
                <w:delText>(436)</w:delText>
              </w:r>
            </w:del>
          </w:p>
        </w:tc>
        <w:tc>
          <w:tcPr>
            <w:tcW w:w="0" w:type="auto"/>
            <w:tcMar>
              <w:top w:w="100" w:type="dxa"/>
              <w:left w:w="100" w:type="dxa"/>
              <w:bottom w:w="100" w:type="dxa"/>
              <w:right w:w="100" w:type="dxa"/>
            </w:tcMar>
            <w:hideMark/>
          </w:tcPr>
          <w:p w14:paraId="180D0E52" w14:textId="53F41F3E" w:rsidR="00C4527E" w:rsidRPr="00C4527E" w:rsidDel="004A7647" w:rsidRDefault="00C4527E" w:rsidP="004A7647">
            <w:pPr>
              <w:spacing w:before="240" w:after="240"/>
              <w:ind w:left="140" w:right="140"/>
              <w:jc w:val="center"/>
              <w:rPr>
                <w:del w:id="1020" w:author="George Glass" w:date="2021-06-03T11:44:00Z"/>
                <w:rFonts w:ascii="Times New Roman" w:eastAsia="Times New Roman" w:hAnsi="Times New Roman" w:cs="Times New Roman"/>
                <w:lang w:val="en-SG"/>
              </w:rPr>
              <w:pPrChange w:id="1021" w:author="George Glass" w:date="2021-06-03T11:44:00Z">
                <w:pPr>
                  <w:ind w:left="140" w:right="140"/>
                  <w:jc w:val="center"/>
                </w:pPr>
              </w:pPrChange>
            </w:pPr>
            <w:del w:id="1022" w:author="George Glass" w:date="2021-06-03T11:44:00Z">
              <w:r w:rsidRPr="00C4527E" w:rsidDel="004A7647">
                <w:rPr>
                  <w:rFonts w:ascii="Arial" w:eastAsia="Times New Roman" w:hAnsi="Arial" w:cs="Arial"/>
                  <w:color w:val="333333"/>
                  <w:sz w:val="20"/>
                  <w:szCs w:val="20"/>
                  <w:lang w:val="en-SG"/>
                </w:rPr>
                <w:delText>0.01</w:delText>
              </w:r>
            </w:del>
          </w:p>
        </w:tc>
      </w:tr>
      <w:tr w:rsidR="00C4527E" w:rsidRPr="00C4527E" w:rsidDel="004A7647" w14:paraId="0DCD2501" w14:textId="739491EC" w:rsidTr="00C4527E">
        <w:trPr>
          <w:trHeight w:val="920"/>
          <w:del w:id="1023" w:author="George Glass" w:date="2021-06-03T11:44:00Z"/>
        </w:trPr>
        <w:tc>
          <w:tcPr>
            <w:tcW w:w="0" w:type="auto"/>
            <w:tcMar>
              <w:top w:w="100" w:type="dxa"/>
              <w:left w:w="100" w:type="dxa"/>
              <w:bottom w:w="100" w:type="dxa"/>
              <w:right w:w="100" w:type="dxa"/>
            </w:tcMar>
            <w:hideMark/>
          </w:tcPr>
          <w:p w14:paraId="2051C93F" w14:textId="2F275120" w:rsidR="00C4527E" w:rsidRPr="00C4527E" w:rsidDel="004A7647" w:rsidRDefault="00C4527E" w:rsidP="004A7647">
            <w:pPr>
              <w:spacing w:before="240" w:after="240"/>
              <w:ind w:left="140" w:right="140"/>
              <w:jc w:val="center"/>
              <w:rPr>
                <w:del w:id="1024" w:author="George Glass" w:date="2021-06-03T11:44:00Z"/>
                <w:rFonts w:ascii="Times New Roman" w:eastAsia="Times New Roman" w:hAnsi="Times New Roman" w:cs="Times New Roman"/>
                <w:lang w:val="en-SG"/>
              </w:rPr>
              <w:pPrChange w:id="1025" w:author="George Glass" w:date="2021-06-03T11:44:00Z">
                <w:pPr>
                  <w:ind w:left="140" w:right="140"/>
                  <w:jc w:val="center"/>
                </w:pPr>
              </w:pPrChange>
            </w:pPr>
            <w:del w:id="1026" w:author="George Glass" w:date="2021-06-03T11:44:00Z">
              <w:r w:rsidRPr="00C4527E" w:rsidDel="004A7647">
                <w:rPr>
                  <w:rFonts w:ascii="Arial" w:eastAsia="Times New Roman" w:hAnsi="Arial" w:cs="Arial"/>
                  <w:color w:val="333333"/>
                  <w:sz w:val="20"/>
                  <w:szCs w:val="20"/>
                  <w:lang w:val="en-SG"/>
                </w:rPr>
                <w:delText>ATT_Mean</w:delText>
              </w:r>
            </w:del>
          </w:p>
          <w:p w14:paraId="7CA24B27" w14:textId="07E85C7B" w:rsidR="00C4527E" w:rsidRPr="00C4527E" w:rsidDel="004A7647" w:rsidRDefault="00C4527E" w:rsidP="004A7647">
            <w:pPr>
              <w:spacing w:before="240" w:after="240"/>
              <w:ind w:left="140" w:right="140"/>
              <w:jc w:val="center"/>
              <w:rPr>
                <w:del w:id="1027" w:author="George Glass" w:date="2021-06-03T11:44:00Z"/>
                <w:rFonts w:ascii="Times New Roman" w:eastAsia="Times New Roman" w:hAnsi="Times New Roman" w:cs="Times New Roman"/>
                <w:lang w:val="en-SG"/>
              </w:rPr>
              <w:pPrChange w:id="1028" w:author="George Glass" w:date="2021-06-03T11:44:00Z">
                <w:pPr>
                  <w:ind w:left="140" w:right="140"/>
                  <w:jc w:val="center"/>
                </w:pPr>
              </w:pPrChange>
            </w:pPr>
            <w:del w:id="1029" w:author="George Glass" w:date="2021-06-03T11:44:00Z">
              <w:r w:rsidRPr="00C4527E" w:rsidDel="004A7647">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792A0C21" w14:textId="79DA5BDA" w:rsidR="00C4527E" w:rsidRPr="00C4527E" w:rsidDel="004A7647" w:rsidRDefault="00C4527E" w:rsidP="004A7647">
            <w:pPr>
              <w:spacing w:before="240" w:after="240"/>
              <w:ind w:left="140" w:right="140"/>
              <w:jc w:val="center"/>
              <w:rPr>
                <w:del w:id="1030" w:author="George Glass" w:date="2021-06-03T11:44:00Z"/>
                <w:rFonts w:ascii="Times New Roman" w:eastAsia="Times New Roman" w:hAnsi="Times New Roman" w:cs="Times New Roman"/>
                <w:lang w:val="en-SG"/>
              </w:rPr>
              <w:pPrChange w:id="1031" w:author="George Glass" w:date="2021-06-03T11:44:00Z">
                <w:pPr>
                  <w:ind w:left="140" w:right="140"/>
                  <w:jc w:val="center"/>
                </w:pPr>
              </w:pPrChange>
            </w:pPr>
            <w:del w:id="1032" w:author="George Glass" w:date="2021-06-03T11:44:00Z">
              <w:r w:rsidRPr="00C4527E" w:rsidDel="004A7647">
                <w:rPr>
                  <w:rFonts w:ascii="Arial" w:eastAsia="Times New Roman" w:hAnsi="Arial" w:cs="Arial"/>
                  <w:color w:val="333333"/>
                  <w:sz w:val="20"/>
                  <w:szCs w:val="20"/>
                  <w:lang w:val="en-SG"/>
                </w:rPr>
                <w:delText>0.03 (0.04)</w:delText>
              </w:r>
            </w:del>
          </w:p>
        </w:tc>
        <w:tc>
          <w:tcPr>
            <w:tcW w:w="0" w:type="auto"/>
            <w:tcMar>
              <w:top w:w="100" w:type="dxa"/>
              <w:left w:w="100" w:type="dxa"/>
              <w:bottom w:w="100" w:type="dxa"/>
              <w:right w:w="100" w:type="dxa"/>
            </w:tcMar>
            <w:hideMark/>
          </w:tcPr>
          <w:p w14:paraId="5D203CA8" w14:textId="08203388" w:rsidR="00C4527E" w:rsidRPr="00C4527E" w:rsidDel="004A7647" w:rsidRDefault="00C4527E" w:rsidP="004A7647">
            <w:pPr>
              <w:spacing w:before="240" w:after="240"/>
              <w:ind w:left="140" w:right="140"/>
              <w:jc w:val="center"/>
              <w:rPr>
                <w:del w:id="1033" w:author="George Glass" w:date="2021-06-03T11:44:00Z"/>
                <w:rFonts w:ascii="Times New Roman" w:eastAsia="Times New Roman" w:hAnsi="Times New Roman" w:cs="Times New Roman"/>
                <w:lang w:val="en-SG"/>
              </w:rPr>
              <w:pPrChange w:id="1034" w:author="George Glass" w:date="2021-06-03T11:44:00Z">
                <w:pPr>
                  <w:ind w:left="140" w:right="140"/>
                  <w:jc w:val="center"/>
                </w:pPr>
              </w:pPrChange>
            </w:pPr>
            <w:del w:id="1035" w:author="George Glass" w:date="2021-06-03T11:44:00Z">
              <w:r w:rsidRPr="00C4527E" w:rsidDel="004A7647">
                <w:rPr>
                  <w:rFonts w:ascii="Arial" w:eastAsia="Times New Roman" w:hAnsi="Arial" w:cs="Arial"/>
                  <w:color w:val="333333"/>
                  <w:sz w:val="20"/>
                  <w:szCs w:val="20"/>
                  <w:lang w:val="en-SG"/>
                </w:rPr>
                <w:delText>-0.04 – 0.10</w:delText>
              </w:r>
            </w:del>
          </w:p>
        </w:tc>
        <w:tc>
          <w:tcPr>
            <w:tcW w:w="0" w:type="auto"/>
            <w:tcMar>
              <w:top w:w="100" w:type="dxa"/>
              <w:left w:w="100" w:type="dxa"/>
              <w:bottom w:w="100" w:type="dxa"/>
              <w:right w:w="100" w:type="dxa"/>
            </w:tcMar>
            <w:hideMark/>
          </w:tcPr>
          <w:p w14:paraId="38C3DDD0" w14:textId="0EEE16FD" w:rsidR="00C4527E" w:rsidRPr="00C4527E" w:rsidDel="004A7647" w:rsidRDefault="00C4527E" w:rsidP="004A7647">
            <w:pPr>
              <w:spacing w:before="240" w:after="240"/>
              <w:ind w:left="140" w:right="140"/>
              <w:jc w:val="center"/>
              <w:rPr>
                <w:del w:id="1036" w:author="George Glass" w:date="2021-06-03T11:44:00Z"/>
                <w:rFonts w:ascii="Times New Roman" w:eastAsia="Times New Roman" w:hAnsi="Times New Roman" w:cs="Times New Roman"/>
                <w:lang w:val="en-SG"/>
              </w:rPr>
              <w:pPrChange w:id="1037" w:author="George Glass" w:date="2021-06-03T11:44:00Z">
                <w:pPr>
                  <w:ind w:left="140" w:right="140"/>
                  <w:jc w:val="center"/>
                </w:pPr>
              </w:pPrChange>
            </w:pPr>
            <w:del w:id="1038" w:author="George Glass" w:date="2021-06-03T11:44:00Z">
              <w:r w:rsidRPr="00C4527E" w:rsidDel="004A7647">
                <w:rPr>
                  <w:rFonts w:ascii="Arial" w:eastAsia="Times New Roman" w:hAnsi="Arial" w:cs="Arial"/>
                  <w:color w:val="333333"/>
                  <w:sz w:val="20"/>
                  <w:szCs w:val="20"/>
                  <w:lang w:val="en-SG"/>
                </w:rPr>
                <w:delText>0.78</w:delText>
              </w:r>
              <w:r w:rsidRPr="00C4527E" w:rsidDel="004A7647">
                <w:rPr>
                  <w:rFonts w:ascii="Arial" w:eastAsia="Times New Roman" w:hAnsi="Arial" w:cs="Arial"/>
                  <w:color w:val="333333"/>
                  <w:sz w:val="12"/>
                  <w:szCs w:val="12"/>
                  <w:vertAlign w:val="superscript"/>
                  <w:lang w:val="en-SG"/>
                </w:rPr>
                <w:delText>(457)</w:delText>
              </w:r>
            </w:del>
          </w:p>
        </w:tc>
        <w:tc>
          <w:tcPr>
            <w:tcW w:w="0" w:type="auto"/>
            <w:tcMar>
              <w:top w:w="100" w:type="dxa"/>
              <w:left w:w="100" w:type="dxa"/>
              <w:bottom w:w="100" w:type="dxa"/>
              <w:right w:w="100" w:type="dxa"/>
            </w:tcMar>
            <w:hideMark/>
          </w:tcPr>
          <w:p w14:paraId="4D2133CD" w14:textId="6BB75714" w:rsidR="00C4527E" w:rsidRPr="00C4527E" w:rsidDel="004A7647" w:rsidRDefault="00C4527E" w:rsidP="004A7647">
            <w:pPr>
              <w:spacing w:before="240" w:after="240"/>
              <w:ind w:left="140" w:right="140"/>
              <w:jc w:val="center"/>
              <w:rPr>
                <w:del w:id="1039" w:author="George Glass" w:date="2021-06-03T11:44:00Z"/>
                <w:rFonts w:ascii="Times New Roman" w:eastAsia="Times New Roman" w:hAnsi="Times New Roman" w:cs="Times New Roman"/>
                <w:lang w:val="en-SG"/>
              </w:rPr>
              <w:pPrChange w:id="1040" w:author="George Glass" w:date="2021-06-03T11:44:00Z">
                <w:pPr>
                  <w:ind w:left="140" w:right="140"/>
                  <w:jc w:val="center"/>
                </w:pPr>
              </w:pPrChange>
            </w:pPr>
            <w:del w:id="1041" w:author="George Glass" w:date="2021-06-03T11:44:00Z">
              <w:r w:rsidRPr="00C4527E" w:rsidDel="004A7647">
                <w:rPr>
                  <w:rFonts w:ascii="Arial" w:eastAsia="Times New Roman" w:hAnsi="Arial" w:cs="Arial"/>
                  <w:color w:val="333333"/>
                  <w:sz w:val="20"/>
                  <w:szCs w:val="20"/>
                  <w:lang w:val="en-SG"/>
                </w:rPr>
                <w:delText>0.44</w:delText>
              </w:r>
            </w:del>
          </w:p>
        </w:tc>
      </w:tr>
      <w:tr w:rsidR="00C4527E" w:rsidRPr="00C4527E" w:rsidDel="004A7647" w14:paraId="6A66BADC" w14:textId="73D49127" w:rsidTr="00C4527E">
        <w:trPr>
          <w:trHeight w:val="920"/>
          <w:del w:id="1042" w:author="George Glass" w:date="2021-06-03T11:44:00Z"/>
        </w:trPr>
        <w:tc>
          <w:tcPr>
            <w:tcW w:w="0" w:type="auto"/>
            <w:tcMar>
              <w:top w:w="100" w:type="dxa"/>
              <w:left w:w="100" w:type="dxa"/>
              <w:bottom w:w="100" w:type="dxa"/>
              <w:right w:w="100" w:type="dxa"/>
            </w:tcMar>
            <w:hideMark/>
          </w:tcPr>
          <w:p w14:paraId="12114F90" w14:textId="47BC2581" w:rsidR="00C4527E" w:rsidRPr="00C4527E" w:rsidDel="004A7647" w:rsidRDefault="00C4527E" w:rsidP="004A7647">
            <w:pPr>
              <w:spacing w:before="240" w:after="240"/>
              <w:ind w:left="140" w:right="140"/>
              <w:jc w:val="center"/>
              <w:rPr>
                <w:del w:id="1043" w:author="George Glass" w:date="2021-06-03T11:44:00Z"/>
                <w:rFonts w:ascii="Times New Roman" w:eastAsia="Times New Roman" w:hAnsi="Times New Roman" w:cs="Times New Roman"/>
                <w:lang w:val="en-SG"/>
              </w:rPr>
              <w:pPrChange w:id="1044" w:author="George Glass" w:date="2021-06-03T11:44:00Z">
                <w:pPr>
                  <w:ind w:left="140" w:right="140"/>
                  <w:jc w:val="center"/>
                </w:pPr>
              </w:pPrChange>
            </w:pPr>
            <w:del w:id="1045" w:author="George Glass" w:date="2021-06-03T11:44:00Z">
              <w:r w:rsidRPr="00C4527E" w:rsidDel="004A7647">
                <w:rPr>
                  <w:rFonts w:ascii="Arial" w:eastAsia="Times New Roman" w:hAnsi="Arial" w:cs="Arial"/>
                  <w:color w:val="333333"/>
                  <w:sz w:val="20"/>
                  <w:szCs w:val="20"/>
                  <w:lang w:val="en-SG"/>
                </w:rPr>
                <w:delText>SI_Mean</w:delText>
              </w:r>
            </w:del>
          </w:p>
          <w:p w14:paraId="3D2603A1" w14:textId="0FBF84B3" w:rsidR="00C4527E" w:rsidRPr="00C4527E" w:rsidDel="004A7647" w:rsidRDefault="00C4527E" w:rsidP="004A7647">
            <w:pPr>
              <w:spacing w:before="240" w:after="240"/>
              <w:ind w:left="140" w:right="140"/>
              <w:jc w:val="center"/>
              <w:rPr>
                <w:del w:id="1046" w:author="George Glass" w:date="2021-06-03T11:44:00Z"/>
                <w:rFonts w:ascii="Times New Roman" w:eastAsia="Times New Roman" w:hAnsi="Times New Roman" w:cs="Times New Roman"/>
                <w:lang w:val="en-SG"/>
              </w:rPr>
              <w:pPrChange w:id="1047" w:author="George Glass" w:date="2021-06-03T11:44:00Z">
                <w:pPr>
                  <w:ind w:left="140" w:right="140"/>
                  <w:jc w:val="center"/>
                </w:pPr>
              </w:pPrChange>
            </w:pPr>
            <w:del w:id="1048" w:author="George Glass" w:date="2021-06-03T11:44:00Z">
              <w:r w:rsidRPr="00C4527E" w:rsidDel="004A7647">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766619CB" w14:textId="12F926A2" w:rsidR="00C4527E" w:rsidRPr="00C4527E" w:rsidDel="004A7647" w:rsidRDefault="00C4527E" w:rsidP="004A7647">
            <w:pPr>
              <w:spacing w:before="240" w:after="240"/>
              <w:ind w:left="140" w:right="140"/>
              <w:jc w:val="center"/>
              <w:rPr>
                <w:del w:id="1049" w:author="George Glass" w:date="2021-06-03T11:44:00Z"/>
                <w:rFonts w:ascii="Times New Roman" w:eastAsia="Times New Roman" w:hAnsi="Times New Roman" w:cs="Times New Roman"/>
                <w:lang w:val="en-SG"/>
              </w:rPr>
              <w:pPrChange w:id="1050" w:author="George Glass" w:date="2021-06-03T11:44:00Z">
                <w:pPr>
                  <w:ind w:left="140" w:right="140"/>
                  <w:jc w:val="center"/>
                </w:pPr>
              </w:pPrChange>
            </w:pPr>
            <w:del w:id="1051" w:author="George Glass" w:date="2021-06-03T11:44:00Z">
              <w:r w:rsidRPr="00C4527E" w:rsidDel="004A7647">
                <w:rPr>
                  <w:rFonts w:ascii="Arial" w:eastAsia="Times New Roman" w:hAnsi="Arial" w:cs="Arial"/>
                  <w:color w:val="333333"/>
                  <w:sz w:val="20"/>
                  <w:szCs w:val="20"/>
                  <w:lang w:val="en-SG"/>
                </w:rPr>
                <w:delText>-0.03 (0.04)</w:delText>
              </w:r>
            </w:del>
          </w:p>
        </w:tc>
        <w:tc>
          <w:tcPr>
            <w:tcW w:w="0" w:type="auto"/>
            <w:tcMar>
              <w:top w:w="100" w:type="dxa"/>
              <w:left w:w="100" w:type="dxa"/>
              <w:bottom w:w="100" w:type="dxa"/>
              <w:right w:w="100" w:type="dxa"/>
            </w:tcMar>
            <w:hideMark/>
          </w:tcPr>
          <w:p w14:paraId="45F86693" w14:textId="29534205" w:rsidR="00C4527E" w:rsidRPr="00C4527E" w:rsidDel="004A7647" w:rsidRDefault="00C4527E" w:rsidP="004A7647">
            <w:pPr>
              <w:spacing w:before="240" w:after="240"/>
              <w:ind w:left="140" w:right="140"/>
              <w:jc w:val="center"/>
              <w:rPr>
                <w:del w:id="1052" w:author="George Glass" w:date="2021-06-03T11:44:00Z"/>
                <w:rFonts w:ascii="Times New Roman" w:eastAsia="Times New Roman" w:hAnsi="Times New Roman" w:cs="Times New Roman"/>
                <w:lang w:val="en-SG"/>
              </w:rPr>
              <w:pPrChange w:id="1053" w:author="George Glass" w:date="2021-06-03T11:44:00Z">
                <w:pPr>
                  <w:ind w:left="140" w:right="140"/>
                  <w:jc w:val="center"/>
                </w:pPr>
              </w:pPrChange>
            </w:pPr>
            <w:del w:id="1054" w:author="George Glass" w:date="2021-06-03T11:44:00Z">
              <w:r w:rsidRPr="00C4527E" w:rsidDel="004A7647">
                <w:rPr>
                  <w:rFonts w:ascii="Arial" w:eastAsia="Times New Roman" w:hAnsi="Arial" w:cs="Arial"/>
                  <w:color w:val="333333"/>
                  <w:sz w:val="20"/>
                  <w:szCs w:val="20"/>
                  <w:lang w:val="en-SG"/>
                </w:rPr>
                <w:delText>-0.11 – 0.05</w:delText>
              </w:r>
            </w:del>
          </w:p>
        </w:tc>
        <w:tc>
          <w:tcPr>
            <w:tcW w:w="0" w:type="auto"/>
            <w:tcMar>
              <w:top w:w="100" w:type="dxa"/>
              <w:left w:w="100" w:type="dxa"/>
              <w:bottom w:w="100" w:type="dxa"/>
              <w:right w:w="100" w:type="dxa"/>
            </w:tcMar>
            <w:hideMark/>
          </w:tcPr>
          <w:p w14:paraId="6583E98B" w14:textId="07DF680D" w:rsidR="00C4527E" w:rsidRPr="00C4527E" w:rsidDel="004A7647" w:rsidRDefault="00C4527E" w:rsidP="004A7647">
            <w:pPr>
              <w:spacing w:before="240" w:after="240"/>
              <w:ind w:left="140" w:right="140"/>
              <w:jc w:val="center"/>
              <w:rPr>
                <w:del w:id="1055" w:author="George Glass" w:date="2021-06-03T11:44:00Z"/>
                <w:rFonts w:ascii="Times New Roman" w:eastAsia="Times New Roman" w:hAnsi="Times New Roman" w:cs="Times New Roman"/>
                <w:lang w:val="en-SG"/>
              </w:rPr>
              <w:pPrChange w:id="1056" w:author="George Glass" w:date="2021-06-03T11:44:00Z">
                <w:pPr>
                  <w:ind w:left="140" w:right="140"/>
                  <w:jc w:val="center"/>
                </w:pPr>
              </w:pPrChange>
            </w:pPr>
            <w:del w:id="1057" w:author="George Glass" w:date="2021-06-03T11:44:00Z">
              <w:r w:rsidRPr="00C4527E" w:rsidDel="004A7647">
                <w:rPr>
                  <w:rFonts w:ascii="Arial" w:eastAsia="Times New Roman" w:hAnsi="Arial" w:cs="Arial"/>
                  <w:color w:val="333333"/>
                  <w:sz w:val="20"/>
                  <w:szCs w:val="20"/>
                  <w:lang w:val="en-SG"/>
                </w:rPr>
                <w:delText>-0.70</w:delText>
              </w:r>
              <w:r w:rsidRPr="00C4527E" w:rsidDel="004A7647">
                <w:rPr>
                  <w:rFonts w:ascii="Arial" w:eastAsia="Times New Roman" w:hAnsi="Arial" w:cs="Arial"/>
                  <w:color w:val="333333"/>
                  <w:sz w:val="12"/>
                  <w:szCs w:val="12"/>
                  <w:vertAlign w:val="superscript"/>
                  <w:lang w:val="en-SG"/>
                </w:rPr>
                <w:delText>(417)</w:delText>
              </w:r>
            </w:del>
          </w:p>
        </w:tc>
        <w:tc>
          <w:tcPr>
            <w:tcW w:w="0" w:type="auto"/>
            <w:tcMar>
              <w:top w:w="100" w:type="dxa"/>
              <w:left w:w="100" w:type="dxa"/>
              <w:bottom w:w="100" w:type="dxa"/>
              <w:right w:w="100" w:type="dxa"/>
            </w:tcMar>
            <w:hideMark/>
          </w:tcPr>
          <w:p w14:paraId="10A37907" w14:textId="53BF7ABD" w:rsidR="00C4527E" w:rsidRPr="00C4527E" w:rsidDel="004A7647" w:rsidRDefault="00C4527E" w:rsidP="004A7647">
            <w:pPr>
              <w:spacing w:before="240" w:after="240"/>
              <w:ind w:left="140" w:right="140"/>
              <w:jc w:val="center"/>
              <w:rPr>
                <w:del w:id="1058" w:author="George Glass" w:date="2021-06-03T11:44:00Z"/>
                <w:rFonts w:ascii="Times New Roman" w:eastAsia="Times New Roman" w:hAnsi="Times New Roman" w:cs="Times New Roman"/>
                <w:lang w:val="en-SG"/>
              </w:rPr>
              <w:pPrChange w:id="1059" w:author="George Glass" w:date="2021-06-03T11:44:00Z">
                <w:pPr>
                  <w:ind w:left="140" w:right="140"/>
                  <w:jc w:val="center"/>
                </w:pPr>
              </w:pPrChange>
            </w:pPr>
            <w:del w:id="1060" w:author="George Glass" w:date="2021-06-03T11:44:00Z">
              <w:r w:rsidRPr="00C4527E" w:rsidDel="004A7647">
                <w:rPr>
                  <w:rFonts w:ascii="Arial" w:eastAsia="Times New Roman" w:hAnsi="Arial" w:cs="Arial"/>
                  <w:color w:val="333333"/>
                  <w:sz w:val="20"/>
                  <w:szCs w:val="20"/>
                  <w:lang w:val="en-SG"/>
                </w:rPr>
                <w:delText>0.48</w:delText>
              </w:r>
            </w:del>
          </w:p>
        </w:tc>
      </w:tr>
      <w:tr w:rsidR="00C4527E" w:rsidRPr="00C4527E" w:rsidDel="004A7647" w14:paraId="6C50C045" w14:textId="457E01F0" w:rsidTr="00C4527E">
        <w:trPr>
          <w:trHeight w:val="920"/>
          <w:del w:id="1061" w:author="George Glass" w:date="2021-06-03T11:44:00Z"/>
        </w:trPr>
        <w:tc>
          <w:tcPr>
            <w:tcW w:w="0" w:type="auto"/>
            <w:tcMar>
              <w:top w:w="100" w:type="dxa"/>
              <w:left w:w="100" w:type="dxa"/>
              <w:bottom w:w="100" w:type="dxa"/>
              <w:right w:w="100" w:type="dxa"/>
            </w:tcMar>
            <w:hideMark/>
          </w:tcPr>
          <w:p w14:paraId="021B8868" w14:textId="4D0D5E39" w:rsidR="00C4527E" w:rsidRPr="00C4527E" w:rsidDel="004A7647" w:rsidRDefault="00C4527E" w:rsidP="004A7647">
            <w:pPr>
              <w:spacing w:before="240" w:after="240"/>
              <w:ind w:left="140" w:right="140"/>
              <w:jc w:val="center"/>
              <w:rPr>
                <w:del w:id="1062" w:author="George Glass" w:date="2021-06-03T11:44:00Z"/>
                <w:rFonts w:ascii="Times New Roman" w:eastAsia="Times New Roman" w:hAnsi="Times New Roman" w:cs="Times New Roman"/>
                <w:lang w:val="en-SG"/>
              </w:rPr>
              <w:pPrChange w:id="1063" w:author="George Glass" w:date="2021-06-03T11:44:00Z">
                <w:pPr>
                  <w:ind w:left="140" w:right="140"/>
                  <w:jc w:val="center"/>
                </w:pPr>
              </w:pPrChange>
            </w:pPr>
            <w:del w:id="1064" w:author="George Glass" w:date="2021-06-03T11:44:00Z">
              <w:r w:rsidRPr="00C4527E" w:rsidDel="004A7647">
                <w:rPr>
                  <w:rFonts w:ascii="Arial" w:eastAsia="Times New Roman" w:hAnsi="Arial" w:cs="Arial"/>
                  <w:color w:val="333333"/>
                  <w:sz w:val="20"/>
                  <w:szCs w:val="20"/>
                  <w:lang w:val="en-SG"/>
                </w:rPr>
                <w:delText>FC_Mean</w:delText>
              </w:r>
            </w:del>
          </w:p>
          <w:p w14:paraId="754CA245" w14:textId="206CF9F8" w:rsidR="00C4527E" w:rsidRPr="00C4527E" w:rsidDel="004A7647" w:rsidRDefault="00C4527E" w:rsidP="004A7647">
            <w:pPr>
              <w:spacing w:before="240" w:after="240"/>
              <w:ind w:left="140" w:right="140"/>
              <w:jc w:val="center"/>
              <w:rPr>
                <w:del w:id="1065" w:author="George Glass" w:date="2021-06-03T11:44:00Z"/>
                <w:rFonts w:ascii="Times New Roman" w:eastAsia="Times New Roman" w:hAnsi="Times New Roman" w:cs="Times New Roman"/>
                <w:lang w:val="en-SG"/>
              </w:rPr>
              <w:pPrChange w:id="1066" w:author="George Glass" w:date="2021-06-03T11:44:00Z">
                <w:pPr>
                  <w:ind w:left="140" w:right="140"/>
                  <w:jc w:val="center"/>
                </w:pPr>
              </w:pPrChange>
            </w:pPr>
            <w:del w:id="1067" w:author="George Glass" w:date="2021-06-03T11:44:00Z">
              <w:r w:rsidRPr="00C4527E" w:rsidDel="004A7647">
                <w:rPr>
                  <w:rFonts w:ascii="Arial" w:eastAsia="Times New Roman" w:hAnsi="Arial" w:cs="Arial"/>
                  <w:color w:val="333333"/>
                  <w:sz w:val="20"/>
                  <w:szCs w:val="20"/>
                  <w:lang w:val="en-SG"/>
                </w:rPr>
                <w:delText>(3 items)</w:delText>
              </w:r>
            </w:del>
          </w:p>
        </w:tc>
        <w:tc>
          <w:tcPr>
            <w:tcW w:w="0" w:type="auto"/>
            <w:tcMar>
              <w:top w:w="100" w:type="dxa"/>
              <w:left w:w="100" w:type="dxa"/>
              <w:bottom w:w="100" w:type="dxa"/>
              <w:right w:w="100" w:type="dxa"/>
            </w:tcMar>
            <w:hideMark/>
          </w:tcPr>
          <w:p w14:paraId="17FA1C85" w14:textId="18AB2094" w:rsidR="00C4527E" w:rsidRPr="00C4527E" w:rsidDel="004A7647" w:rsidRDefault="00C4527E" w:rsidP="004A7647">
            <w:pPr>
              <w:spacing w:before="240" w:after="240"/>
              <w:ind w:left="140" w:right="140"/>
              <w:jc w:val="center"/>
              <w:rPr>
                <w:del w:id="1068" w:author="George Glass" w:date="2021-06-03T11:44:00Z"/>
                <w:rFonts w:ascii="Times New Roman" w:eastAsia="Times New Roman" w:hAnsi="Times New Roman" w:cs="Times New Roman"/>
                <w:lang w:val="en-SG"/>
              </w:rPr>
              <w:pPrChange w:id="1069" w:author="George Glass" w:date="2021-06-03T11:44:00Z">
                <w:pPr>
                  <w:ind w:left="140" w:right="140"/>
                  <w:jc w:val="center"/>
                </w:pPr>
              </w:pPrChange>
            </w:pPr>
            <w:del w:id="1070" w:author="George Glass" w:date="2021-06-03T11:44:00Z">
              <w:r w:rsidRPr="00C4527E" w:rsidDel="004A7647">
                <w:rPr>
                  <w:rFonts w:ascii="Arial" w:eastAsia="Times New Roman" w:hAnsi="Arial" w:cs="Arial"/>
                  <w:color w:val="333333"/>
                  <w:sz w:val="20"/>
                  <w:szCs w:val="20"/>
                  <w:lang w:val="en-SG"/>
                </w:rPr>
                <w:delText>0.04 (0.04)</w:delText>
              </w:r>
            </w:del>
          </w:p>
        </w:tc>
        <w:tc>
          <w:tcPr>
            <w:tcW w:w="0" w:type="auto"/>
            <w:tcMar>
              <w:top w:w="100" w:type="dxa"/>
              <w:left w:w="100" w:type="dxa"/>
              <w:bottom w:w="100" w:type="dxa"/>
              <w:right w:w="100" w:type="dxa"/>
            </w:tcMar>
            <w:hideMark/>
          </w:tcPr>
          <w:p w14:paraId="7124D0A3" w14:textId="395A96BD" w:rsidR="00C4527E" w:rsidRPr="00C4527E" w:rsidDel="004A7647" w:rsidRDefault="00C4527E" w:rsidP="004A7647">
            <w:pPr>
              <w:spacing w:before="240" w:after="240"/>
              <w:ind w:left="140" w:right="140"/>
              <w:jc w:val="center"/>
              <w:rPr>
                <w:del w:id="1071" w:author="George Glass" w:date="2021-06-03T11:44:00Z"/>
                <w:rFonts w:ascii="Times New Roman" w:eastAsia="Times New Roman" w:hAnsi="Times New Roman" w:cs="Times New Roman"/>
                <w:lang w:val="en-SG"/>
              </w:rPr>
              <w:pPrChange w:id="1072" w:author="George Glass" w:date="2021-06-03T11:44:00Z">
                <w:pPr>
                  <w:ind w:left="140" w:right="140"/>
                  <w:jc w:val="center"/>
                </w:pPr>
              </w:pPrChange>
            </w:pPr>
            <w:del w:id="1073" w:author="George Glass" w:date="2021-06-03T11:44:00Z">
              <w:r w:rsidRPr="00C4527E" w:rsidDel="004A7647">
                <w:rPr>
                  <w:rFonts w:ascii="Arial" w:eastAsia="Times New Roman" w:hAnsi="Arial" w:cs="Arial"/>
                  <w:color w:val="333333"/>
                  <w:sz w:val="20"/>
                  <w:szCs w:val="20"/>
                  <w:lang w:val="en-SG"/>
                </w:rPr>
                <w:delText>-0.03 – 0.12 </w:delText>
              </w:r>
            </w:del>
          </w:p>
        </w:tc>
        <w:tc>
          <w:tcPr>
            <w:tcW w:w="0" w:type="auto"/>
            <w:tcMar>
              <w:top w:w="100" w:type="dxa"/>
              <w:left w:w="100" w:type="dxa"/>
              <w:bottom w:w="100" w:type="dxa"/>
              <w:right w:w="100" w:type="dxa"/>
            </w:tcMar>
            <w:hideMark/>
          </w:tcPr>
          <w:p w14:paraId="2C64F181" w14:textId="15512A38" w:rsidR="00C4527E" w:rsidRPr="00C4527E" w:rsidDel="004A7647" w:rsidRDefault="00C4527E" w:rsidP="004A7647">
            <w:pPr>
              <w:spacing w:before="240" w:after="240"/>
              <w:ind w:left="140" w:right="140"/>
              <w:jc w:val="center"/>
              <w:rPr>
                <w:del w:id="1074" w:author="George Glass" w:date="2021-06-03T11:44:00Z"/>
                <w:rFonts w:ascii="Times New Roman" w:eastAsia="Times New Roman" w:hAnsi="Times New Roman" w:cs="Times New Roman"/>
                <w:lang w:val="en-SG"/>
              </w:rPr>
              <w:pPrChange w:id="1075" w:author="George Glass" w:date="2021-06-03T11:44:00Z">
                <w:pPr>
                  <w:ind w:left="140" w:right="140"/>
                  <w:jc w:val="center"/>
                </w:pPr>
              </w:pPrChange>
            </w:pPr>
            <w:del w:id="1076" w:author="George Glass" w:date="2021-06-03T11:44:00Z">
              <w:r w:rsidRPr="00C4527E" w:rsidDel="004A7647">
                <w:rPr>
                  <w:rFonts w:ascii="Arial" w:eastAsia="Times New Roman" w:hAnsi="Arial" w:cs="Arial"/>
                  <w:color w:val="333333"/>
                  <w:sz w:val="20"/>
                  <w:szCs w:val="20"/>
                  <w:lang w:val="en-SG"/>
                </w:rPr>
                <w:delText>1.15</w:delText>
              </w:r>
              <w:r w:rsidRPr="00C4527E" w:rsidDel="004A7647">
                <w:rPr>
                  <w:rFonts w:ascii="Arial" w:eastAsia="Times New Roman" w:hAnsi="Arial" w:cs="Arial"/>
                  <w:color w:val="333333"/>
                  <w:sz w:val="12"/>
                  <w:szCs w:val="12"/>
                  <w:vertAlign w:val="superscript"/>
                  <w:lang w:val="en-SG"/>
                </w:rPr>
                <w:delText>(436)</w:delText>
              </w:r>
            </w:del>
          </w:p>
        </w:tc>
        <w:tc>
          <w:tcPr>
            <w:tcW w:w="0" w:type="auto"/>
            <w:tcMar>
              <w:top w:w="100" w:type="dxa"/>
              <w:left w:w="100" w:type="dxa"/>
              <w:bottom w:w="100" w:type="dxa"/>
              <w:right w:w="100" w:type="dxa"/>
            </w:tcMar>
            <w:hideMark/>
          </w:tcPr>
          <w:p w14:paraId="3791B81B" w14:textId="1488219B" w:rsidR="00C4527E" w:rsidRPr="00C4527E" w:rsidDel="004A7647" w:rsidRDefault="00C4527E" w:rsidP="004A7647">
            <w:pPr>
              <w:spacing w:before="240" w:after="240"/>
              <w:ind w:left="140" w:right="140"/>
              <w:jc w:val="center"/>
              <w:rPr>
                <w:del w:id="1077" w:author="George Glass" w:date="2021-06-03T11:44:00Z"/>
                <w:rFonts w:ascii="Times New Roman" w:eastAsia="Times New Roman" w:hAnsi="Times New Roman" w:cs="Times New Roman"/>
                <w:lang w:val="en-SG"/>
              </w:rPr>
              <w:pPrChange w:id="1078" w:author="George Glass" w:date="2021-06-03T11:44:00Z">
                <w:pPr>
                  <w:ind w:left="140" w:right="140"/>
                  <w:jc w:val="center"/>
                </w:pPr>
              </w:pPrChange>
            </w:pPr>
            <w:del w:id="1079" w:author="George Glass" w:date="2021-06-03T11:44:00Z">
              <w:r w:rsidRPr="00C4527E" w:rsidDel="004A7647">
                <w:rPr>
                  <w:rFonts w:ascii="Arial" w:eastAsia="Times New Roman" w:hAnsi="Arial" w:cs="Arial"/>
                  <w:color w:val="333333"/>
                  <w:sz w:val="20"/>
                  <w:szCs w:val="20"/>
                  <w:lang w:val="en-SG"/>
                </w:rPr>
                <w:delText>0.25</w:delText>
              </w:r>
            </w:del>
          </w:p>
        </w:tc>
      </w:tr>
      <w:tr w:rsidR="00C4527E" w:rsidRPr="00C4527E" w:rsidDel="004A7647" w14:paraId="2244947B" w14:textId="5709D389" w:rsidTr="00C4527E">
        <w:trPr>
          <w:trHeight w:val="920"/>
          <w:del w:id="1080" w:author="George Glass" w:date="2021-06-03T11:44:00Z"/>
        </w:trPr>
        <w:tc>
          <w:tcPr>
            <w:tcW w:w="0" w:type="auto"/>
            <w:tcMar>
              <w:top w:w="100" w:type="dxa"/>
              <w:left w:w="100" w:type="dxa"/>
              <w:bottom w:w="100" w:type="dxa"/>
              <w:right w:w="100" w:type="dxa"/>
            </w:tcMar>
            <w:hideMark/>
          </w:tcPr>
          <w:p w14:paraId="70ECF673" w14:textId="0FFD19E9" w:rsidR="00C4527E" w:rsidRPr="00C4527E" w:rsidDel="004A7647" w:rsidRDefault="00C4527E" w:rsidP="004A7647">
            <w:pPr>
              <w:spacing w:before="240" w:after="240"/>
              <w:ind w:left="140" w:right="140"/>
              <w:jc w:val="center"/>
              <w:rPr>
                <w:del w:id="1081" w:author="George Glass" w:date="2021-06-03T11:44:00Z"/>
                <w:rFonts w:ascii="Times New Roman" w:eastAsia="Times New Roman" w:hAnsi="Times New Roman" w:cs="Times New Roman"/>
                <w:lang w:val="en-SG"/>
              </w:rPr>
              <w:pPrChange w:id="1082" w:author="George Glass" w:date="2021-06-03T11:44:00Z">
                <w:pPr>
                  <w:ind w:left="140" w:right="140"/>
                  <w:jc w:val="center"/>
                </w:pPr>
              </w:pPrChange>
            </w:pPr>
            <w:del w:id="1083" w:author="George Glass" w:date="2021-06-03T11:44:00Z">
              <w:r w:rsidRPr="00C4527E" w:rsidDel="004A7647">
                <w:rPr>
                  <w:rFonts w:ascii="Arial" w:eastAsia="Times New Roman" w:hAnsi="Arial" w:cs="Arial"/>
                  <w:color w:val="333333"/>
                  <w:sz w:val="20"/>
                  <w:szCs w:val="20"/>
                  <w:lang w:val="en-SG"/>
                </w:rPr>
                <w:delText>SE_Mean</w:delText>
              </w:r>
            </w:del>
          </w:p>
          <w:p w14:paraId="4DB77C75" w14:textId="1B5BD0D1" w:rsidR="00C4527E" w:rsidRPr="00C4527E" w:rsidDel="004A7647" w:rsidRDefault="00C4527E" w:rsidP="004A7647">
            <w:pPr>
              <w:spacing w:before="240" w:after="240"/>
              <w:ind w:left="140" w:right="140"/>
              <w:jc w:val="center"/>
              <w:rPr>
                <w:del w:id="1084" w:author="George Glass" w:date="2021-06-03T11:44:00Z"/>
                <w:rFonts w:ascii="Times New Roman" w:eastAsia="Times New Roman" w:hAnsi="Times New Roman" w:cs="Times New Roman"/>
                <w:lang w:val="en-SG"/>
              </w:rPr>
              <w:pPrChange w:id="1085" w:author="George Glass" w:date="2021-06-03T11:44:00Z">
                <w:pPr>
                  <w:ind w:left="140" w:right="140"/>
                  <w:jc w:val="center"/>
                </w:pPr>
              </w:pPrChange>
            </w:pPr>
            <w:del w:id="1086" w:author="George Glass" w:date="2021-06-03T11:44:00Z">
              <w:r w:rsidRPr="00C4527E" w:rsidDel="004A7647">
                <w:rPr>
                  <w:rFonts w:ascii="Arial" w:eastAsia="Times New Roman" w:hAnsi="Arial" w:cs="Arial"/>
                  <w:color w:val="333333"/>
                  <w:sz w:val="20"/>
                  <w:szCs w:val="20"/>
                  <w:lang w:val="en-SG"/>
                </w:rPr>
                <w:delText>(4 items)</w:delText>
              </w:r>
            </w:del>
          </w:p>
        </w:tc>
        <w:tc>
          <w:tcPr>
            <w:tcW w:w="0" w:type="auto"/>
            <w:tcMar>
              <w:top w:w="100" w:type="dxa"/>
              <w:left w:w="100" w:type="dxa"/>
              <w:bottom w:w="100" w:type="dxa"/>
              <w:right w:w="100" w:type="dxa"/>
            </w:tcMar>
            <w:hideMark/>
          </w:tcPr>
          <w:p w14:paraId="132E76E3" w14:textId="7A5B3599" w:rsidR="00C4527E" w:rsidRPr="00C4527E" w:rsidDel="004A7647" w:rsidRDefault="00C4527E" w:rsidP="004A7647">
            <w:pPr>
              <w:spacing w:before="240" w:after="240"/>
              <w:ind w:left="140" w:right="140"/>
              <w:jc w:val="center"/>
              <w:rPr>
                <w:del w:id="1087" w:author="George Glass" w:date="2021-06-03T11:44:00Z"/>
                <w:rFonts w:ascii="Times New Roman" w:eastAsia="Times New Roman" w:hAnsi="Times New Roman" w:cs="Times New Roman"/>
                <w:lang w:val="en-SG"/>
              </w:rPr>
              <w:pPrChange w:id="1088" w:author="George Glass" w:date="2021-06-03T11:44:00Z">
                <w:pPr>
                  <w:ind w:left="140" w:right="140"/>
                  <w:jc w:val="center"/>
                </w:pPr>
              </w:pPrChange>
            </w:pPr>
            <w:del w:id="1089" w:author="George Glass" w:date="2021-06-03T11:44:00Z">
              <w:r w:rsidRPr="00C4527E" w:rsidDel="004A7647">
                <w:rPr>
                  <w:rFonts w:ascii="Arial" w:eastAsia="Times New Roman" w:hAnsi="Arial" w:cs="Arial"/>
                  <w:color w:val="333333"/>
                  <w:sz w:val="20"/>
                  <w:szCs w:val="20"/>
                  <w:lang w:val="en-SG"/>
                </w:rPr>
                <w:delText>0.05 (0.04)</w:delText>
              </w:r>
            </w:del>
          </w:p>
        </w:tc>
        <w:tc>
          <w:tcPr>
            <w:tcW w:w="0" w:type="auto"/>
            <w:tcMar>
              <w:top w:w="100" w:type="dxa"/>
              <w:left w:w="100" w:type="dxa"/>
              <w:bottom w:w="100" w:type="dxa"/>
              <w:right w:w="100" w:type="dxa"/>
            </w:tcMar>
            <w:hideMark/>
          </w:tcPr>
          <w:p w14:paraId="7893A8E5" w14:textId="3F576470" w:rsidR="00C4527E" w:rsidRPr="00C4527E" w:rsidDel="004A7647" w:rsidRDefault="00C4527E" w:rsidP="004A7647">
            <w:pPr>
              <w:spacing w:before="240" w:after="240"/>
              <w:ind w:left="140" w:right="140"/>
              <w:jc w:val="center"/>
              <w:rPr>
                <w:del w:id="1090" w:author="George Glass" w:date="2021-06-03T11:44:00Z"/>
                <w:rFonts w:ascii="Times New Roman" w:eastAsia="Times New Roman" w:hAnsi="Times New Roman" w:cs="Times New Roman"/>
                <w:lang w:val="en-SG"/>
              </w:rPr>
              <w:pPrChange w:id="1091" w:author="George Glass" w:date="2021-06-03T11:44:00Z">
                <w:pPr>
                  <w:ind w:left="140" w:right="140"/>
                  <w:jc w:val="center"/>
                </w:pPr>
              </w:pPrChange>
            </w:pPr>
            <w:del w:id="1092" w:author="George Glass" w:date="2021-06-03T11:44:00Z">
              <w:r w:rsidRPr="00C4527E" w:rsidDel="004A7647">
                <w:rPr>
                  <w:rFonts w:ascii="Arial" w:eastAsia="Times New Roman" w:hAnsi="Arial" w:cs="Arial"/>
                  <w:color w:val="333333"/>
                  <w:sz w:val="20"/>
                  <w:szCs w:val="20"/>
                  <w:lang w:val="en-SG"/>
                </w:rPr>
                <w:delText>-0.02 – 0.13</w:delText>
              </w:r>
            </w:del>
          </w:p>
        </w:tc>
        <w:tc>
          <w:tcPr>
            <w:tcW w:w="0" w:type="auto"/>
            <w:tcMar>
              <w:top w:w="100" w:type="dxa"/>
              <w:left w:w="100" w:type="dxa"/>
              <w:bottom w:w="100" w:type="dxa"/>
              <w:right w:w="100" w:type="dxa"/>
            </w:tcMar>
            <w:hideMark/>
          </w:tcPr>
          <w:p w14:paraId="53C34F81" w14:textId="74ECD4A3" w:rsidR="00C4527E" w:rsidRPr="00C4527E" w:rsidDel="004A7647" w:rsidRDefault="00C4527E" w:rsidP="004A7647">
            <w:pPr>
              <w:spacing w:before="240" w:after="240"/>
              <w:ind w:left="140" w:right="140"/>
              <w:jc w:val="center"/>
              <w:rPr>
                <w:del w:id="1093" w:author="George Glass" w:date="2021-06-03T11:44:00Z"/>
                <w:rFonts w:ascii="Times New Roman" w:eastAsia="Times New Roman" w:hAnsi="Times New Roman" w:cs="Times New Roman"/>
                <w:lang w:val="en-SG"/>
              </w:rPr>
              <w:pPrChange w:id="1094" w:author="George Glass" w:date="2021-06-03T11:44:00Z">
                <w:pPr>
                  <w:ind w:left="140" w:right="140"/>
                  <w:jc w:val="center"/>
                </w:pPr>
              </w:pPrChange>
            </w:pPr>
            <w:del w:id="1095" w:author="George Glass" w:date="2021-06-03T11:44:00Z">
              <w:r w:rsidRPr="00C4527E" w:rsidDel="004A7647">
                <w:rPr>
                  <w:rFonts w:ascii="Arial" w:eastAsia="Times New Roman" w:hAnsi="Arial" w:cs="Arial"/>
                  <w:color w:val="333333"/>
                  <w:sz w:val="20"/>
                  <w:szCs w:val="20"/>
                  <w:lang w:val="en-SG"/>
                </w:rPr>
                <w:delText>1.43</w:delText>
              </w:r>
              <w:r w:rsidRPr="00C4527E" w:rsidDel="004A7647">
                <w:rPr>
                  <w:rFonts w:ascii="Arial" w:eastAsia="Times New Roman" w:hAnsi="Arial" w:cs="Arial"/>
                  <w:color w:val="333333"/>
                  <w:sz w:val="12"/>
                  <w:szCs w:val="12"/>
                  <w:vertAlign w:val="superscript"/>
                  <w:lang w:val="en-SG"/>
                </w:rPr>
                <w:delText>(459)</w:delText>
              </w:r>
            </w:del>
          </w:p>
        </w:tc>
        <w:tc>
          <w:tcPr>
            <w:tcW w:w="0" w:type="auto"/>
            <w:tcMar>
              <w:top w:w="100" w:type="dxa"/>
              <w:left w:w="100" w:type="dxa"/>
              <w:bottom w:w="100" w:type="dxa"/>
              <w:right w:w="100" w:type="dxa"/>
            </w:tcMar>
            <w:hideMark/>
          </w:tcPr>
          <w:p w14:paraId="06CDDA83" w14:textId="57A7AFA3" w:rsidR="00C4527E" w:rsidRPr="00C4527E" w:rsidDel="004A7647" w:rsidRDefault="00C4527E" w:rsidP="004A7647">
            <w:pPr>
              <w:spacing w:before="240" w:after="240"/>
              <w:ind w:left="140" w:right="140"/>
              <w:jc w:val="center"/>
              <w:rPr>
                <w:del w:id="1096" w:author="George Glass" w:date="2021-06-03T11:44:00Z"/>
                <w:rFonts w:ascii="Times New Roman" w:eastAsia="Times New Roman" w:hAnsi="Times New Roman" w:cs="Times New Roman"/>
                <w:lang w:val="en-SG"/>
              </w:rPr>
              <w:pPrChange w:id="1097" w:author="George Glass" w:date="2021-06-03T11:44:00Z">
                <w:pPr>
                  <w:ind w:left="140" w:right="140"/>
                  <w:jc w:val="center"/>
                </w:pPr>
              </w:pPrChange>
            </w:pPr>
            <w:del w:id="1098" w:author="George Glass" w:date="2021-06-03T11:44:00Z">
              <w:r w:rsidRPr="00C4527E" w:rsidDel="004A7647">
                <w:rPr>
                  <w:rFonts w:ascii="Arial" w:eastAsia="Times New Roman" w:hAnsi="Arial" w:cs="Arial"/>
                  <w:color w:val="333333"/>
                  <w:sz w:val="20"/>
                  <w:szCs w:val="20"/>
                  <w:lang w:val="en-SG"/>
                </w:rPr>
                <w:delText>0.16</w:delText>
              </w:r>
            </w:del>
          </w:p>
        </w:tc>
      </w:tr>
      <w:tr w:rsidR="00C4527E" w:rsidRPr="00C4527E" w:rsidDel="004A7647" w14:paraId="799F244B" w14:textId="765BAE3B" w:rsidTr="00C4527E">
        <w:trPr>
          <w:trHeight w:val="349"/>
          <w:del w:id="1099" w:author="George Glass" w:date="2021-06-03T11:44:00Z"/>
        </w:trPr>
        <w:tc>
          <w:tcPr>
            <w:tcW w:w="0" w:type="auto"/>
            <w:tcBorders>
              <w:bottom w:val="single" w:sz="12" w:space="0" w:color="000000"/>
            </w:tcBorders>
            <w:tcMar>
              <w:top w:w="100" w:type="dxa"/>
              <w:left w:w="100" w:type="dxa"/>
              <w:bottom w:w="100" w:type="dxa"/>
              <w:right w:w="100" w:type="dxa"/>
            </w:tcMar>
            <w:hideMark/>
          </w:tcPr>
          <w:p w14:paraId="3C00F1B3" w14:textId="6F111B60" w:rsidR="00C4527E" w:rsidRPr="00C4527E" w:rsidDel="004A7647" w:rsidRDefault="00C4527E" w:rsidP="004A7647">
            <w:pPr>
              <w:spacing w:before="240" w:after="240"/>
              <w:ind w:left="140" w:right="140"/>
              <w:jc w:val="center"/>
              <w:rPr>
                <w:del w:id="1100" w:author="George Glass" w:date="2021-06-03T11:44:00Z"/>
                <w:rFonts w:ascii="Times New Roman" w:eastAsia="Times New Roman" w:hAnsi="Times New Roman" w:cs="Times New Roman"/>
                <w:lang w:val="en-SG"/>
              </w:rPr>
              <w:pPrChange w:id="1101" w:author="George Glass" w:date="2021-06-03T11:44:00Z">
                <w:pPr>
                  <w:ind w:left="140" w:right="140"/>
                  <w:jc w:val="center"/>
                </w:pPr>
              </w:pPrChange>
            </w:pPr>
            <w:del w:id="1102" w:author="George Glass" w:date="2021-06-03T11:44:00Z">
              <w:r w:rsidRPr="00C4527E" w:rsidDel="004A7647">
                <w:rPr>
                  <w:rFonts w:ascii="Arial" w:eastAsia="Times New Roman" w:hAnsi="Arial" w:cs="Arial"/>
                  <w:color w:val="333333"/>
                  <w:sz w:val="20"/>
                  <w:szCs w:val="20"/>
                  <w:lang w:val="en-SG"/>
                </w:rPr>
                <w:delText>BI</w:delText>
              </w:r>
            </w:del>
          </w:p>
        </w:tc>
        <w:tc>
          <w:tcPr>
            <w:tcW w:w="0" w:type="auto"/>
            <w:tcBorders>
              <w:bottom w:val="single" w:sz="12" w:space="0" w:color="000000"/>
            </w:tcBorders>
            <w:tcMar>
              <w:top w:w="100" w:type="dxa"/>
              <w:left w:w="100" w:type="dxa"/>
              <w:bottom w:w="100" w:type="dxa"/>
              <w:right w:w="100" w:type="dxa"/>
            </w:tcMar>
            <w:hideMark/>
          </w:tcPr>
          <w:p w14:paraId="0B4530A7" w14:textId="7E31C519" w:rsidR="00C4527E" w:rsidRPr="00C4527E" w:rsidDel="004A7647" w:rsidRDefault="00C4527E" w:rsidP="004A7647">
            <w:pPr>
              <w:spacing w:before="240" w:after="240"/>
              <w:ind w:left="140" w:right="140"/>
              <w:jc w:val="center"/>
              <w:rPr>
                <w:del w:id="1103" w:author="George Glass" w:date="2021-06-03T11:44:00Z"/>
                <w:rFonts w:ascii="Times New Roman" w:eastAsia="Times New Roman" w:hAnsi="Times New Roman" w:cs="Times New Roman"/>
                <w:lang w:val="en-SG"/>
              </w:rPr>
              <w:pPrChange w:id="1104" w:author="George Glass" w:date="2021-06-03T11:44:00Z">
                <w:pPr>
                  <w:ind w:left="140" w:right="140"/>
                  <w:jc w:val="center"/>
                </w:pPr>
              </w:pPrChange>
            </w:pPr>
            <w:del w:id="1105" w:author="George Glass" w:date="2021-06-03T11:44:00Z">
              <w:r w:rsidRPr="00C4527E" w:rsidDel="004A7647">
                <w:rPr>
                  <w:rFonts w:ascii="Arial" w:eastAsia="Times New Roman" w:hAnsi="Arial" w:cs="Arial"/>
                  <w:color w:val="333333"/>
                  <w:sz w:val="20"/>
                  <w:szCs w:val="20"/>
                  <w:lang w:val="en-SG"/>
                </w:rPr>
                <w:delText>0.01 (0.05)</w:delText>
              </w:r>
            </w:del>
          </w:p>
        </w:tc>
        <w:tc>
          <w:tcPr>
            <w:tcW w:w="0" w:type="auto"/>
            <w:tcBorders>
              <w:bottom w:val="single" w:sz="12" w:space="0" w:color="000000"/>
            </w:tcBorders>
            <w:tcMar>
              <w:top w:w="100" w:type="dxa"/>
              <w:left w:w="100" w:type="dxa"/>
              <w:bottom w:w="100" w:type="dxa"/>
              <w:right w:w="100" w:type="dxa"/>
            </w:tcMar>
            <w:hideMark/>
          </w:tcPr>
          <w:p w14:paraId="78683B39" w14:textId="3876B003" w:rsidR="00C4527E" w:rsidRPr="00C4527E" w:rsidDel="004A7647" w:rsidRDefault="00C4527E" w:rsidP="004A7647">
            <w:pPr>
              <w:spacing w:before="240" w:after="240"/>
              <w:ind w:left="140" w:right="140"/>
              <w:jc w:val="center"/>
              <w:rPr>
                <w:del w:id="1106" w:author="George Glass" w:date="2021-06-03T11:44:00Z"/>
                <w:rFonts w:ascii="Times New Roman" w:eastAsia="Times New Roman" w:hAnsi="Times New Roman" w:cs="Times New Roman"/>
                <w:lang w:val="en-SG"/>
              </w:rPr>
              <w:pPrChange w:id="1107" w:author="George Glass" w:date="2021-06-03T11:44:00Z">
                <w:pPr>
                  <w:ind w:left="140" w:right="140"/>
                  <w:jc w:val="center"/>
                </w:pPr>
              </w:pPrChange>
            </w:pPr>
            <w:del w:id="1108" w:author="George Glass" w:date="2021-06-03T11:44:00Z">
              <w:r w:rsidRPr="00C4527E" w:rsidDel="004A7647">
                <w:rPr>
                  <w:rFonts w:ascii="Arial" w:eastAsia="Times New Roman" w:hAnsi="Arial" w:cs="Arial"/>
                  <w:color w:val="333333"/>
                  <w:sz w:val="20"/>
                  <w:szCs w:val="20"/>
                  <w:lang w:val="en-SG"/>
                </w:rPr>
                <w:delText>-0.09 – 0.11</w:delText>
              </w:r>
            </w:del>
          </w:p>
        </w:tc>
        <w:tc>
          <w:tcPr>
            <w:tcW w:w="0" w:type="auto"/>
            <w:tcBorders>
              <w:bottom w:val="single" w:sz="12" w:space="0" w:color="000000"/>
            </w:tcBorders>
            <w:tcMar>
              <w:top w:w="100" w:type="dxa"/>
              <w:left w:w="100" w:type="dxa"/>
              <w:bottom w:w="100" w:type="dxa"/>
              <w:right w:w="100" w:type="dxa"/>
            </w:tcMar>
            <w:hideMark/>
          </w:tcPr>
          <w:p w14:paraId="51B501A0" w14:textId="31210AA1" w:rsidR="00C4527E" w:rsidRPr="00C4527E" w:rsidDel="004A7647" w:rsidRDefault="00C4527E" w:rsidP="004A7647">
            <w:pPr>
              <w:spacing w:before="240" w:after="240"/>
              <w:ind w:left="140" w:right="140"/>
              <w:jc w:val="center"/>
              <w:rPr>
                <w:del w:id="1109" w:author="George Glass" w:date="2021-06-03T11:44:00Z"/>
                <w:rFonts w:ascii="Times New Roman" w:eastAsia="Times New Roman" w:hAnsi="Times New Roman" w:cs="Times New Roman"/>
                <w:lang w:val="en-SG"/>
              </w:rPr>
              <w:pPrChange w:id="1110" w:author="George Glass" w:date="2021-06-03T11:44:00Z">
                <w:pPr>
                  <w:ind w:left="140" w:right="140"/>
                  <w:jc w:val="center"/>
                </w:pPr>
              </w:pPrChange>
            </w:pPr>
            <w:del w:id="1111" w:author="George Glass" w:date="2021-06-03T11:44:00Z">
              <w:r w:rsidRPr="00C4527E" w:rsidDel="004A7647">
                <w:rPr>
                  <w:rFonts w:ascii="Arial" w:eastAsia="Times New Roman" w:hAnsi="Arial" w:cs="Arial"/>
                  <w:color w:val="333333"/>
                  <w:sz w:val="20"/>
                  <w:szCs w:val="20"/>
                  <w:lang w:val="en-SG"/>
                </w:rPr>
                <w:delText>0.13</w:delText>
              </w:r>
              <w:r w:rsidRPr="00C4527E" w:rsidDel="004A7647">
                <w:rPr>
                  <w:rFonts w:ascii="Arial" w:eastAsia="Times New Roman" w:hAnsi="Arial" w:cs="Arial"/>
                  <w:color w:val="333333"/>
                  <w:sz w:val="12"/>
                  <w:szCs w:val="12"/>
                  <w:vertAlign w:val="superscript"/>
                  <w:lang w:val="en-SG"/>
                </w:rPr>
                <w:delText>(449)</w:delText>
              </w:r>
            </w:del>
          </w:p>
        </w:tc>
        <w:tc>
          <w:tcPr>
            <w:tcW w:w="0" w:type="auto"/>
            <w:tcBorders>
              <w:bottom w:val="single" w:sz="12" w:space="0" w:color="000000"/>
            </w:tcBorders>
            <w:tcMar>
              <w:top w:w="100" w:type="dxa"/>
              <w:left w:w="100" w:type="dxa"/>
              <w:bottom w:w="100" w:type="dxa"/>
              <w:right w:w="100" w:type="dxa"/>
            </w:tcMar>
            <w:hideMark/>
          </w:tcPr>
          <w:p w14:paraId="280C4426" w14:textId="626FCEC1" w:rsidR="00C4527E" w:rsidRPr="00C4527E" w:rsidDel="004A7647" w:rsidRDefault="00C4527E" w:rsidP="004A7647">
            <w:pPr>
              <w:spacing w:before="240" w:after="240"/>
              <w:ind w:left="140" w:right="140"/>
              <w:jc w:val="center"/>
              <w:rPr>
                <w:del w:id="1112" w:author="George Glass" w:date="2021-06-03T11:44:00Z"/>
                <w:rFonts w:ascii="Times New Roman" w:eastAsia="Times New Roman" w:hAnsi="Times New Roman" w:cs="Times New Roman"/>
                <w:lang w:val="en-SG"/>
              </w:rPr>
              <w:pPrChange w:id="1113" w:author="George Glass" w:date="2021-06-03T11:44:00Z">
                <w:pPr>
                  <w:ind w:left="140" w:right="140"/>
                  <w:jc w:val="center"/>
                </w:pPr>
              </w:pPrChange>
            </w:pPr>
            <w:del w:id="1114" w:author="George Glass" w:date="2021-06-03T11:44:00Z">
              <w:r w:rsidRPr="00C4527E" w:rsidDel="004A7647">
                <w:rPr>
                  <w:rFonts w:ascii="Arial" w:eastAsia="Times New Roman" w:hAnsi="Arial" w:cs="Arial"/>
                  <w:color w:val="333333"/>
                  <w:sz w:val="20"/>
                  <w:szCs w:val="20"/>
                  <w:lang w:val="en-SG"/>
                </w:rPr>
                <w:delText>0.90</w:delText>
              </w:r>
            </w:del>
          </w:p>
        </w:tc>
      </w:tr>
    </w:tbl>
    <w:p w14:paraId="69403DD1" w14:textId="363811C2" w:rsidR="00C4527E" w:rsidRPr="00C4527E" w:rsidDel="004A7647" w:rsidRDefault="00C4527E" w:rsidP="004A7647">
      <w:pPr>
        <w:spacing w:before="240" w:after="240"/>
        <w:rPr>
          <w:del w:id="1115" w:author="George Glass" w:date="2021-06-03T11:44:00Z"/>
          <w:rFonts w:ascii="Times New Roman" w:eastAsia="Times New Roman" w:hAnsi="Times New Roman" w:cs="Times New Roman"/>
          <w:lang w:val="en-SG"/>
        </w:rPr>
        <w:pPrChange w:id="1116" w:author="George Glass" w:date="2021-06-03T11:44:00Z">
          <w:pPr/>
        </w:pPrChange>
      </w:pPr>
    </w:p>
    <w:p w14:paraId="60905C68" w14:textId="2337E6B8" w:rsidR="00C4527E" w:rsidRPr="00C4527E" w:rsidDel="004A7647" w:rsidRDefault="00C4527E" w:rsidP="004A7647">
      <w:pPr>
        <w:spacing w:before="240" w:after="240"/>
        <w:rPr>
          <w:del w:id="1117" w:author="George Glass" w:date="2021-06-03T11:44:00Z"/>
          <w:rFonts w:ascii="Times New Roman" w:eastAsia="Times New Roman" w:hAnsi="Times New Roman" w:cs="Times New Roman"/>
          <w:lang w:val="en-SG"/>
        </w:rPr>
        <w:pPrChange w:id="1118" w:author="George Glass" w:date="2021-06-03T11:44:00Z">
          <w:pPr>
            <w:spacing w:before="240" w:after="240"/>
          </w:pPr>
        </w:pPrChange>
      </w:pPr>
      <w:del w:id="1119" w:author="George Glass" w:date="2021-06-03T11:44:00Z">
        <w:r w:rsidRPr="00C4527E" w:rsidDel="004A7647">
          <w:rPr>
            <w:rFonts w:ascii="Arial" w:eastAsia="Times New Roman" w:hAnsi="Arial" w:cs="Arial"/>
            <w:color w:val="333333"/>
            <w:lang w:val="en-SG"/>
          </w:rPr>
          <w:delText>Table 4. Mean differences in self-reported technology savviness scores between digital native and digital immigrant nurses</w:delText>
        </w:r>
      </w:del>
    </w:p>
    <w:tbl>
      <w:tblPr>
        <w:tblW w:w="0" w:type="auto"/>
        <w:tblCellMar>
          <w:top w:w="15" w:type="dxa"/>
          <w:left w:w="15" w:type="dxa"/>
          <w:bottom w:w="15" w:type="dxa"/>
          <w:right w:w="15" w:type="dxa"/>
        </w:tblCellMar>
        <w:tblLook w:val="04A0" w:firstRow="1" w:lastRow="0" w:firstColumn="1" w:lastColumn="0" w:noHBand="0" w:noVBand="1"/>
      </w:tblPr>
      <w:tblGrid>
        <w:gridCol w:w="2988"/>
        <w:gridCol w:w="2281"/>
        <w:gridCol w:w="1428"/>
        <w:gridCol w:w="1190"/>
        <w:gridCol w:w="1133"/>
      </w:tblGrid>
      <w:tr w:rsidR="00C4527E" w:rsidRPr="00C4527E" w:rsidDel="004A7647" w14:paraId="22E31F25" w14:textId="009658D6" w:rsidTr="00C4527E">
        <w:trPr>
          <w:trHeight w:val="560"/>
          <w:del w:id="1120" w:author="George Glass" w:date="2021-06-03T11:44:00Z"/>
        </w:trPr>
        <w:tc>
          <w:tcPr>
            <w:tcW w:w="0" w:type="auto"/>
            <w:tcBorders>
              <w:top w:val="single" w:sz="12" w:space="0" w:color="000000"/>
              <w:bottom w:val="single" w:sz="12" w:space="0" w:color="000000"/>
            </w:tcBorders>
            <w:tcMar>
              <w:top w:w="100" w:type="dxa"/>
              <w:left w:w="100" w:type="dxa"/>
              <w:bottom w:w="100" w:type="dxa"/>
              <w:right w:w="100" w:type="dxa"/>
            </w:tcMar>
            <w:hideMark/>
          </w:tcPr>
          <w:p w14:paraId="1D35E7B0" w14:textId="7C48577F" w:rsidR="00C4527E" w:rsidRPr="00C4527E" w:rsidDel="004A7647" w:rsidRDefault="00C4527E" w:rsidP="004A7647">
            <w:pPr>
              <w:spacing w:before="240" w:after="240"/>
              <w:ind w:left="140" w:right="140"/>
              <w:jc w:val="center"/>
              <w:rPr>
                <w:del w:id="1121" w:author="George Glass" w:date="2021-06-03T11:44:00Z"/>
                <w:rFonts w:ascii="Times New Roman" w:eastAsia="Times New Roman" w:hAnsi="Times New Roman" w:cs="Times New Roman"/>
                <w:lang w:val="en-SG"/>
              </w:rPr>
              <w:pPrChange w:id="1122" w:author="George Glass" w:date="2021-06-03T11:44:00Z">
                <w:pPr>
                  <w:ind w:left="140" w:right="140"/>
                  <w:jc w:val="center"/>
                </w:pPr>
              </w:pPrChange>
            </w:pPr>
            <w:del w:id="1123" w:author="George Glass" w:date="2021-06-03T11:44:00Z">
              <w:r w:rsidRPr="00C4527E" w:rsidDel="004A7647">
                <w:rPr>
                  <w:rFonts w:ascii="Arial" w:eastAsia="Times New Roman" w:hAnsi="Arial" w:cs="Arial"/>
                  <w:color w:val="333333"/>
                  <w:sz w:val="20"/>
                  <w:szCs w:val="20"/>
                  <w:lang w:val="en-SG"/>
                </w:rPr>
                <w:delText> </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3805FF9D" w14:textId="1BC64002" w:rsidR="00C4527E" w:rsidRPr="00C4527E" w:rsidDel="004A7647" w:rsidRDefault="00C4527E" w:rsidP="004A7647">
            <w:pPr>
              <w:spacing w:before="240" w:after="240"/>
              <w:ind w:left="140" w:right="140"/>
              <w:jc w:val="center"/>
              <w:rPr>
                <w:del w:id="1124" w:author="George Glass" w:date="2021-06-03T11:44:00Z"/>
                <w:rFonts w:ascii="Times New Roman" w:eastAsia="Times New Roman" w:hAnsi="Times New Roman" w:cs="Times New Roman"/>
                <w:lang w:val="en-SG"/>
              </w:rPr>
              <w:pPrChange w:id="1125" w:author="George Glass" w:date="2021-06-03T11:44:00Z">
                <w:pPr>
                  <w:ind w:left="140" w:right="140"/>
                  <w:jc w:val="center"/>
                </w:pPr>
              </w:pPrChange>
            </w:pPr>
            <w:del w:id="1126" w:author="George Glass" w:date="2021-06-03T11:44:00Z">
              <w:r w:rsidRPr="00C4527E" w:rsidDel="004A7647">
                <w:rPr>
                  <w:rFonts w:ascii="Arial" w:eastAsia="Times New Roman" w:hAnsi="Arial" w:cs="Arial"/>
                  <w:color w:val="333333"/>
                  <w:sz w:val="20"/>
                  <w:szCs w:val="20"/>
                  <w:lang w:val="en-SG"/>
                </w:rPr>
                <w:delText>Mean difference (SE)</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592BF81C" w14:textId="4C5932A9" w:rsidR="00C4527E" w:rsidRPr="00C4527E" w:rsidDel="004A7647" w:rsidRDefault="00C4527E" w:rsidP="004A7647">
            <w:pPr>
              <w:spacing w:before="240" w:after="240"/>
              <w:ind w:left="140" w:right="140"/>
              <w:jc w:val="center"/>
              <w:rPr>
                <w:del w:id="1127" w:author="George Glass" w:date="2021-06-03T11:44:00Z"/>
                <w:rFonts w:ascii="Times New Roman" w:eastAsia="Times New Roman" w:hAnsi="Times New Roman" w:cs="Times New Roman"/>
                <w:lang w:val="en-SG"/>
              </w:rPr>
              <w:pPrChange w:id="1128" w:author="George Glass" w:date="2021-06-03T11:44:00Z">
                <w:pPr>
                  <w:ind w:left="140" w:right="140"/>
                  <w:jc w:val="center"/>
                </w:pPr>
              </w:pPrChange>
            </w:pPr>
            <w:del w:id="1129" w:author="George Glass" w:date="2021-06-03T11:44:00Z">
              <w:r w:rsidRPr="00C4527E" w:rsidDel="004A7647">
                <w:rPr>
                  <w:rFonts w:ascii="Arial" w:eastAsia="Times New Roman" w:hAnsi="Arial" w:cs="Arial"/>
                  <w:color w:val="333333"/>
                  <w:sz w:val="20"/>
                  <w:szCs w:val="20"/>
                  <w:lang w:val="en-SG"/>
                </w:rPr>
                <w:delText>95% CI</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06DA2E5B" w14:textId="22A038B5" w:rsidR="00C4527E" w:rsidRPr="00C4527E" w:rsidDel="004A7647" w:rsidRDefault="00C4527E" w:rsidP="004A7647">
            <w:pPr>
              <w:spacing w:before="240" w:after="240"/>
              <w:ind w:left="140" w:right="140"/>
              <w:jc w:val="center"/>
              <w:rPr>
                <w:del w:id="1130" w:author="George Glass" w:date="2021-06-03T11:44:00Z"/>
                <w:rFonts w:ascii="Times New Roman" w:eastAsia="Times New Roman" w:hAnsi="Times New Roman" w:cs="Times New Roman"/>
                <w:lang w:val="en-SG"/>
              </w:rPr>
              <w:pPrChange w:id="1131" w:author="George Glass" w:date="2021-06-03T11:44:00Z">
                <w:pPr>
                  <w:ind w:left="140" w:right="140"/>
                  <w:jc w:val="center"/>
                </w:pPr>
              </w:pPrChange>
            </w:pPr>
            <w:del w:id="1132" w:author="George Glass" w:date="2021-06-03T11:44:00Z">
              <w:r w:rsidRPr="00C4527E" w:rsidDel="004A7647">
                <w:rPr>
                  <w:rFonts w:ascii="Arial" w:eastAsia="Times New Roman" w:hAnsi="Arial" w:cs="Arial"/>
                  <w:color w:val="333333"/>
                  <w:sz w:val="20"/>
                  <w:szCs w:val="20"/>
                  <w:lang w:val="en-SG"/>
                </w:rPr>
                <w:delText>t-value</w:delText>
              </w:r>
              <w:r w:rsidRPr="00C4527E" w:rsidDel="004A7647">
                <w:rPr>
                  <w:rFonts w:ascii="Arial" w:eastAsia="Times New Roman" w:hAnsi="Arial" w:cs="Arial"/>
                  <w:color w:val="333333"/>
                  <w:sz w:val="12"/>
                  <w:szCs w:val="12"/>
                  <w:vertAlign w:val="superscript"/>
                  <w:lang w:val="en-SG"/>
                </w:rPr>
                <w:delText>(df)</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7B3106E9" w14:textId="268CBF5F" w:rsidR="00C4527E" w:rsidRPr="00C4527E" w:rsidDel="004A7647" w:rsidRDefault="00C4527E" w:rsidP="004A7647">
            <w:pPr>
              <w:spacing w:before="240" w:after="240"/>
              <w:ind w:left="140" w:right="140"/>
              <w:jc w:val="center"/>
              <w:rPr>
                <w:del w:id="1133" w:author="George Glass" w:date="2021-06-03T11:44:00Z"/>
                <w:rFonts w:ascii="Times New Roman" w:eastAsia="Times New Roman" w:hAnsi="Times New Roman" w:cs="Times New Roman"/>
                <w:lang w:val="en-SG"/>
              </w:rPr>
              <w:pPrChange w:id="1134" w:author="George Glass" w:date="2021-06-03T11:44:00Z">
                <w:pPr>
                  <w:ind w:left="140" w:right="140"/>
                  <w:jc w:val="center"/>
                </w:pPr>
              </w:pPrChange>
            </w:pPr>
            <w:del w:id="1135" w:author="George Glass" w:date="2021-06-03T11:44:00Z">
              <w:r w:rsidRPr="00C4527E" w:rsidDel="004A7647">
                <w:rPr>
                  <w:rFonts w:ascii="Arial" w:eastAsia="Times New Roman" w:hAnsi="Arial" w:cs="Arial"/>
                  <w:color w:val="333333"/>
                  <w:sz w:val="20"/>
                  <w:szCs w:val="20"/>
                  <w:lang w:val="en-SG"/>
                </w:rPr>
                <w:delText>p-value</w:delText>
              </w:r>
            </w:del>
          </w:p>
        </w:tc>
      </w:tr>
      <w:tr w:rsidR="00C4527E" w:rsidRPr="00C4527E" w:rsidDel="004A7647" w14:paraId="1EBBB5BA" w14:textId="44BDB7FC" w:rsidTr="00C4527E">
        <w:trPr>
          <w:trHeight w:val="810"/>
          <w:del w:id="1136" w:author="George Glass" w:date="2021-06-03T11:44:00Z"/>
        </w:trPr>
        <w:tc>
          <w:tcPr>
            <w:tcW w:w="0" w:type="auto"/>
            <w:tcBorders>
              <w:top w:val="single" w:sz="12" w:space="0" w:color="000000"/>
              <w:bottom w:val="single" w:sz="12" w:space="0" w:color="000000"/>
            </w:tcBorders>
            <w:tcMar>
              <w:top w:w="100" w:type="dxa"/>
              <w:left w:w="100" w:type="dxa"/>
              <w:bottom w:w="100" w:type="dxa"/>
              <w:right w:w="100" w:type="dxa"/>
            </w:tcMar>
            <w:hideMark/>
          </w:tcPr>
          <w:p w14:paraId="7E2E83B6" w14:textId="3C57C1FE" w:rsidR="00C4527E" w:rsidRPr="00C4527E" w:rsidDel="004A7647" w:rsidRDefault="00C4527E" w:rsidP="004A7647">
            <w:pPr>
              <w:spacing w:before="240" w:after="240"/>
              <w:ind w:left="140" w:right="140"/>
              <w:jc w:val="center"/>
              <w:rPr>
                <w:del w:id="1137" w:author="George Glass" w:date="2021-06-03T11:44:00Z"/>
                <w:rFonts w:ascii="Times New Roman" w:eastAsia="Times New Roman" w:hAnsi="Times New Roman" w:cs="Times New Roman"/>
                <w:lang w:val="en-SG"/>
              </w:rPr>
              <w:pPrChange w:id="1138" w:author="George Glass" w:date="2021-06-03T11:44:00Z">
                <w:pPr>
                  <w:ind w:left="140" w:right="140"/>
                  <w:jc w:val="center"/>
                </w:pPr>
              </w:pPrChange>
            </w:pPr>
            <w:del w:id="1139" w:author="George Glass" w:date="2021-06-03T11:44:00Z">
              <w:r w:rsidRPr="00C4527E" w:rsidDel="004A7647">
                <w:rPr>
                  <w:rFonts w:ascii="Arial" w:eastAsia="Times New Roman" w:hAnsi="Arial" w:cs="Arial"/>
                  <w:color w:val="333333"/>
                  <w:sz w:val="20"/>
                  <w:szCs w:val="20"/>
                  <w:lang w:val="en-SG"/>
                </w:rPr>
                <w:delText>Level of technology savviness</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597FE2F0" w14:textId="334CB524" w:rsidR="00C4527E" w:rsidRPr="00C4527E" w:rsidDel="004A7647" w:rsidRDefault="00C4527E" w:rsidP="004A7647">
            <w:pPr>
              <w:spacing w:before="240" w:after="240"/>
              <w:ind w:left="140" w:right="140"/>
              <w:jc w:val="center"/>
              <w:rPr>
                <w:del w:id="1140" w:author="George Glass" w:date="2021-06-03T11:44:00Z"/>
                <w:rFonts w:ascii="Times New Roman" w:eastAsia="Times New Roman" w:hAnsi="Times New Roman" w:cs="Times New Roman"/>
                <w:lang w:val="en-SG"/>
              </w:rPr>
              <w:pPrChange w:id="1141" w:author="George Glass" w:date="2021-06-03T11:44:00Z">
                <w:pPr>
                  <w:ind w:left="140" w:right="140"/>
                  <w:jc w:val="center"/>
                </w:pPr>
              </w:pPrChange>
            </w:pPr>
            <w:del w:id="1142" w:author="George Glass" w:date="2021-06-03T11:44:00Z">
              <w:r w:rsidRPr="00C4527E" w:rsidDel="004A7647">
                <w:rPr>
                  <w:rFonts w:ascii="Arial" w:eastAsia="Times New Roman" w:hAnsi="Arial" w:cs="Arial"/>
                  <w:color w:val="333333"/>
                  <w:sz w:val="20"/>
                  <w:szCs w:val="20"/>
                  <w:lang w:val="en-SG"/>
                </w:rPr>
                <w:delText>0.36 (0.06)</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1A31FAEA" w14:textId="1AD1212F" w:rsidR="00C4527E" w:rsidRPr="00C4527E" w:rsidDel="004A7647" w:rsidRDefault="00C4527E" w:rsidP="004A7647">
            <w:pPr>
              <w:spacing w:before="240" w:after="240"/>
              <w:ind w:left="140" w:right="140"/>
              <w:jc w:val="center"/>
              <w:rPr>
                <w:del w:id="1143" w:author="George Glass" w:date="2021-06-03T11:44:00Z"/>
                <w:rFonts w:ascii="Times New Roman" w:eastAsia="Times New Roman" w:hAnsi="Times New Roman" w:cs="Times New Roman"/>
                <w:lang w:val="en-SG"/>
              </w:rPr>
              <w:pPrChange w:id="1144" w:author="George Glass" w:date="2021-06-03T11:44:00Z">
                <w:pPr>
                  <w:ind w:left="140" w:right="140"/>
                  <w:jc w:val="center"/>
                </w:pPr>
              </w:pPrChange>
            </w:pPr>
            <w:del w:id="1145" w:author="George Glass" w:date="2021-06-03T11:44:00Z">
              <w:r w:rsidRPr="00C4527E" w:rsidDel="004A7647">
                <w:rPr>
                  <w:rFonts w:ascii="Arial" w:eastAsia="Times New Roman" w:hAnsi="Arial" w:cs="Arial"/>
                  <w:color w:val="333333"/>
                  <w:sz w:val="20"/>
                  <w:szCs w:val="20"/>
                  <w:lang w:val="en-SG"/>
                </w:rPr>
                <w:delText>0.24 – 0.47</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0A73A1CD" w14:textId="7220758C" w:rsidR="00C4527E" w:rsidRPr="00C4527E" w:rsidDel="004A7647" w:rsidRDefault="00C4527E" w:rsidP="004A7647">
            <w:pPr>
              <w:spacing w:before="240" w:after="240"/>
              <w:ind w:left="140" w:right="140"/>
              <w:jc w:val="center"/>
              <w:rPr>
                <w:del w:id="1146" w:author="George Glass" w:date="2021-06-03T11:44:00Z"/>
                <w:rFonts w:ascii="Times New Roman" w:eastAsia="Times New Roman" w:hAnsi="Times New Roman" w:cs="Times New Roman"/>
                <w:lang w:val="en-SG"/>
              </w:rPr>
              <w:pPrChange w:id="1147" w:author="George Glass" w:date="2021-06-03T11:44:00Z">
                <w:pPr>
                  <w:ind w:left="140" w:right="140"/>
                  <w:jc w:val="center"/>
                </w:pPr>
              </w:pPrChange>
            </w:pPr>
            <w:del w:id="1148" w:author="George Glass" w:date="2021-06-03T11:44:00Z">
              <w:r w:rsidRPr="00C4527E" w:rsidDel="004A7647">
                <w:rPr>
                  <w:rFonts w:ascii="Arial" w:eastAsia="Times New Roman" w:hAnsi="Arial" w:cs="Arial"/>
                  <w:color w:val="333333"/>
                  <w:sz w:val="20"/>
                  <w:szCs w:val="20"/>
                  <w:lang w:val="en-SG"/>
                </w:rPr>
                <w:delText>5.92</w:delText>
              </w:r>
              <w:r w:rsidRPr="00C4527E" w:rsidDel="004A7647">
                <w:rPr>
                  <w:rFonts w:ascii="Arial" w:eastAsia="Times New Roman" w:hAnsi="Arial" w:cs="Arial"/>
                  <w:color w:val="333333"/>
                  <w:sz w:val="12"/>
                  <w:szCs w:val="12"/>
                  <w:vertAlign w:val="superscript"/>
                  <w:lang w:val="en-SG"/>
                </w:rPr>
                <w:delText>(369)</w:delText>
              </w:r>
            </w:del>
          </w:p>
        </w:tc>
        <w:tc>
          <w:tcPr>
            <w:tcW w:w="0" w:type="auto"/>
            <w:tcBorders>
              <w:top w:val="single" w:sz="12" w:space="0" w:color="000000"/>
              <w:bottom w:val="single" w:sz="12" w:space="0" w:color="000000"/>
            </w:tcBorders>
            <w:tcMar>
              <w:top w:w="100" w:type="dxa"/>
              <w:left w:w="100" w:type="dxa"/>
              <w:bottom w:w="100" w:type="dxa"/>
              <w:right w:w="100" w:type="dxa"/>
            </w:tcMar>
            <w:hideMark/>
          </w:tcPr>
          <w:p w14:paraId="1112F132" w14:textId="5BC8E31D" w:rsidR="00C4527E" w:rsidRPr="00C4527E" w:rsidDel="004A7647" w:rsidRDefault="00C4527E" w:rsidP="004A7647">
            <w:pPr>
              <w:spacing w:before="240" w:after="240"/>
              <w:ind w:left="140" w:right="140"/>
              <w:jc w:val="center"/>
              <w:rPr>
                <w:del w:id="1149" w:author="George Glass" w:date="2021-06-03T11:44:00Z"/>
                <w:rFonts w:ascii="Times New Roman" w:eastAsia="Times New Roman" w:hAnsi="Times New Roman" w:cs="Times New Roman"/>
                <w:lang w:val="en-SG"/>
              </w:rPr>
              <w:pPrChange w:id="1150" w:author="George Glass" w:date="2021-06-03T11:44:00Z">
                <w:pPr>
                  <w:ind w:left="140" w:right="140"/>
                  <w:jc w:val="center"/>
                </w:pPr>
              </w:pPrChange>
            </w:pPr>
            <w:del w:id="1151" w:author="George Glass" w:date="2021-06-03T11:44:00Z">
              <w:r w:rsidRPr="00C4527E" w:rsidDel="004A7647">
                <w:rPr>
                  <w:rFonts w:ascii="Arial" w:eastAsia="Times New Roman" w:hAnsi="Arial" w:cs="Arial"/>
                  <w:color w:val="333333"/>
                  <w:sz w:val="20"/>
                  <w:szCs w:val="20"/>
                  <w:lang w:val="en-SG"/>
                </w:rPr>
                <w:delText>&lt;0.001</w:delText>
              </w:r>
            </w:del>
          </w:p>
        </w:tc>
      </w:tr>
    </w:tbl>
    <w:p w14:paraId="22375AA4" w14:textId="3D482054" w:rsidR="00C4527E" w:rsidRPr="00C4527E" w:rsidDel="004A7647" w:rsidRDefault="00C4527E" w:rsidP="004A7647">
      <w:pPr>
        <w:spacing w:before="240" w:after="240"/>
        <w:rPr>
          <w:del w:id="1152" w:author="George Glass" w:date="2021-06-03T11:44:00Z"/>
          <w:rFonts w:ascii="Times New Roman" w:eastAsia="Times New Roman" w:hAnsi="Times New Roman" w:cs="Times New Roman"/>
          <w:lang w:val="en-SG"/>
        </w:rPr>
        <w:pPrChange w:id="1153" w:author="George Glass" w:date="2021-06-03T11:44:00Z">
          <w:pPr/>
        </w:pPrChange>
      </w:pPr>
    </w:p>
    <w:p w14:paraId="409D16A7" w14:textId="7775A203" w:rsidR="00C4527E" w:rsidDel="004A7647" w:rsidRDefault="00C4527E" w:rsidP="004A7647">
      <w:pPr>
        <w:spacing w:before="240" w:after="240"/>
        <w:rPr>
          <w:del w:id="1154" w:author="George Glass" w:date="2021-06-03T11:44:00Z"/>
          <w:rFonts w:ascii="Times New Roman" w:eastAsia="Times New Roman" w:hAnsi="Times New Roman" w:cs="Times New Roman"/>
          <w:b/>
          <w:bCs/>
          <w:color w:val="000000"/>
          <w:lang w:val="en-SG"/>
        </w:rPr>
        <w:pPrChange w:id="1155" w:author="George Glass" w:date="2021-06-03T11:44:00Z">
          <w:pPr/>
        </w:pPrChange>
      </w:pPr>
      <w:del w:id="1156" w:author="George Glass" w:date="2021-06-03T11:44:00Z">
        <w:r w:rsidDel="004A7647">
          <w:rPr>
            <w:rFonts w:ascii="Times New Roman" w:eastAsia="Times New Roman" w:hAnsi="Times New Roman" w:cs="Times New Roman"/>
            <w:b/>
            <w:bCs/>
            <w:color w:val="000000"/>
            <w:lang w:val="en-SG"/>
          </w:rPr>
          <w:br w:type="page"/>
        </w:r>
      </w:del>
    </w:p>
    <w:p w14:paraId="657ACCAC" w14:textId="6E7939C8" w:rsidR="00C4527E" w:rsidRPr="00C4527E" w:rsidDel="004A7647" w:rsidRDefault="00C4527E" w:rsidP="004A7647">
      <w:pPr>
        <w:spacing w:before="240" w:after="240"/>
        <w:rPr>
          <w:del w:id="1157" w:author="George Glass" w:date="2021-06-03T11:44:00Z"/>
          <w:moveFrom w:id="1158" w:author="George Glass" w:date="2021-06-03T11:44:00Z"/>
          <w:rFonts w:ascii="Times New Roman" w:eastAsia="Times New Roman" w:hAnsi="Times New Roman" w:cs="Times New Roman"/>
          <w:lang w:val="en-SG"/>
        </w:rPr>
        <w:pPrChange w:id="1159" w:author="George Glass" w:date="2021-06-03T11:44:00Z">
          <w:pPr>
            <w:spacing w:before="240" w:after="240"/>
          </w:pPr>
        </w:pPrChange>
      </w:pPr>
      <w:moveFromRangeStart w:id="1160" w:author="George Glass" w:date="2021-06-03T11:44:00Z" w:name="move73613088"/>
      <w:moveFrom w:id="1161" w:author="George Glass" w:date="2021-06-03T11:44:00Z">
        <w:del w:id="1162" w:author="George Glass" w:date="2021-06-03T11:44:00Z">
          <w:r w:rsidRPr="00C4527E" w:rsidDel="004A7647">
            <w:rPr>
              <w:rFonts w:ascii="Times New Roman" w:eastAsia="Times New Roman" w:hAnsi="Times New Roman" w:cs="Times New Roman"/>
              <w:b/>
              <w:bCs/>
              <w:color w:val="000000"/>
              <w:lang w:val="en-SG"/>
            </w:rPr>
            <w:delText>Title</w:delText>
          </w:r>
        </w:del>
      </w:moveFrom>
    </w:p>
    <w:p w14:paraId="330AD1AE" w14:textId="36403E8B" w:rsidR="00C4527E" w:rsidRPr="00C4527E" w:rsidDel="004A7647" w:rsidRDefault="00C4527E" w:rsidP="004A7647">
      <w:pPr>
        <w:spacing w:before="240" w:after="240"/>
        <w:rPr>
          <w:del w:id="1163" w:author="George Glass" w:date="2021-06-03T11:44:00Z"/>
          <w:moveFrom w:id="1164" w:author="George Glass" w:date="2021-06-03T11:44:00Z"/>
          <w:rFonts w:ascii="Times New Roman" w:eastAsia="Times New Roman" w:hAnsi="Times New Roman" w:cs="Times New Roman"/>
          <w:lang w:val="en-SG"/>
        </w:rPr>
        <w:pPrChange w:id="1165" w:author="George Glass" w:date="2021-06-03T11:44:00Z">
          <w:pPr>
            <w:spacing w:before="240" w:after="240"/>
          </w:pPr>
        </w:pPrChange>
      </w:pPr>
      <w:moveFrom w:id="1166" w:author="George Glass" w:date="2021-06-03T11:44:00Z">
        <w:del w:id="1167" w:author="George Glass" w:date="2021-06-03T11:44:00Z">
          <w:r w:rsidRPr="00C4527E" w:rsidDel="004A7647">
            <w:rPr>
              <w:rFonts w:ascii="Times New Roman" w:eastAsia="Times New Roman" w:hAnsi="Times New Roman" w:cs="Times New Roman"/>
              <w:color w:val="000000"/>
              <w:lang w:val="en-SG"/>
            </w:rPr>
            <w:delText>Comparison of attitudes towards  electronic health systems between digital native and digital immigrant nurses in a Singapore tertiary hospital using Unified Theory of Acceptance and Use of Technology (UTAUT)</w:delText>
          </w:r>
        </w:del>
      </w:moveFrom>
    </w:p>
    <w:p w14:paraId="411AC8F7" w14:textId="3E0A5CCB" w:rsidR="00C4527E" w:rsidRPr="00C4527E" w:rsidDel="004A7647" w:rsidRDefault="00C4527E" w:rsidP="004A7647">
      <w:pPr>
        <w:spacing w:before="240" w:after="240"/>
        <w:rPr>
          <w:del w:id="1168" w:author="George Glass" w:date="2021-06-03T11:44:00Z"/>
          <w:moveFrom w:id="1169" w:author="George Glass" w:date="2021-06-03T11:44:00Z"/>
          <w:rFonts w:ascii="Times New Roman" w:eastAsia="Times New Roman" w:hAnsi="Times New Roman" w:cs="Times New Roman"/>
          <w:lang w:val="en-SG"/>
        </w:rPr>
        <w:pPrChange w:id="1170" w:author="George Glass" w:date="2021-06-03T11:44:00Z">
          <w:pPr>
            <w:spacing w:before="240" w:after="240"/>
          </w:pPr>
        </w:pPrChange>
      </w:pPr>
      <w:moveFrom w:id="1171" w:author="George Glass" w:date="2021-06-03T11:44:00Z">
        <w:del w:id="1172" w:author="George Glass" w:date="2021-06-03T11:44:00Z">
          <w:r w:rsidRPr="00C4527E" w:rsidDel="004A7647">
            <w:rPr>
              <w:rFonts w:ascii="Times New Roman" w:eastAsia="Times New Roman" w:hAnsi="Times New Roman" w:cs="Times New Roman"/>
              <w:b/>
              <w:bCs/>
              <w:color w:val="000000"/>
              <w:lang w:val="en-SG"/>
            </w:rPr>
            <w:delText>Background</w:delText>
          </w:r>
        </w:del>
      </w:moveFrom>
    </w:p>
    <w:p w14:paraId="3B9C93E2" w14:textId="44AFB96E" w:rsidR="00C4527E" w:rsidRPr="00C4527E" w:rsidDel="004A7647" w:rsidRDefault="00C4527E" w:rsidP="004A7647">
      <w:pPr>
        <w:spacing w:before="240" w:after="240"/>
        <w:jc w:val="both"/>
        <w:rPr>
          <w:del w:id="1173" w:author="George Glass" w:date="2021-06-03T11:44:00Z"/>
          <w:moveFrom w:id="1174" w:author="George Glass" w:date="2021-06-03T11:44:00Z"/>
          <w:rFonts w:ascii="Times New Roman" w:eastAsia="Times New Roman" w:hAnsi="Times New Roman" w:cs="Times New Roman"/>
          <w:lang w:val="en-SG"/>
        </w:rPr>
        <w:pPrChange w:id="1175" w:author="George Glass" w:date="2021-06-03T11:44:00Z">
          <w:pPr>
            <w:spacing w:before="240" w:after="240"/>
            <w:jc w:val="both"/>
          </w:pPr>
        </w:pPrChange>
      </w:pPr>
      <w:moveFrom w:id="1176" w:author="George Glass" w:date="2021-06-03T11:44:00Z">
        <w:del w:id="1177" w:author="George Glass" w:date="2021-06-03T11:44:00Z">
          <w:r w:rsidRPr="00C4527E" w:rsidDel="004A7647">
            <w:rPr>
              <w:rFonts w:ascii="Times New Roman" w:eastAsia="Times New Roman" w:hAnsi="Times New Roman" w:cs="Times New Roman"/>
              <w:color w:val="000000"/>
              <w:lang w:val="en-SG"/>
            </w:rPr>
            <w:delText>Digital natives, or millennials, are individuals born after 1980, who embrace technology from young. In contrast, digital immigrants are their seniors growing into and adopting technology at a later age. With Singapore nurses of different age groups, it is important to understand if their digital nativity could affect their adoption of digital health. This study aims to compare the attitudes of digital native and immigrant nurses towards our electronic health system. </w:delText>
          </w:r>
        </w:del>
      </w:moveFrom>
    </w:p>
    <w:p w14:paraId="00E20B04" w14:textId="7E60BEC4" w:rsidR="00C4527E" w:rsidRPr="00C4527E" w:rsidDel="004A7647" w:rsidRDefault="00C4527E" w:rsidP="004A7647">
      <w:pPr>
        <w:spacing w:before="240" w:after="240"/>
        <w:rPr>
          <w:del w:id="1178" w:author="George Glass" w:date="2021-06-03T11:44:00Z"/>
          <w:moveFrom w:id="1179" w:author="George Glass" w:date="2021-06-03T11:44:00Z"/>
          <w:rFonts w:ascii="Times New Roman" w:eastAsia="Times New Roman" w:hAnsi="Times New Roman" w:cs="Times New Roman"/>
          <w:lang w:val="en-SG"/>
        </w:rPr>
        <w:pPrChange w:id="1180" w:author="George Glass" w:date="2021-06-03T11:44:00Z">
          <w:pPr>
            <w:spacing w:before="240" w:after="240"/>
          </w:pPr>
        </w:pPrChange>
      </w:pPr>
      <w:moveFrom w:id="1181" w:author="George Glass" w:date="2021-06-03T11:44:00Z">
        <w:del w:id="1182" w:author="George Glass" w:date="2021-06-03T11:44:00Z">
          <w:r w:rsidRPr="00C4527E" w:rsidDel="004A7647">
            <w:rPr>
              <w:rFonts w:ascii="Times New Roman" w:eastAsia="Times New Roman" w:hAnsi="Times New Roman" w:cs="Times New Roman"/>
              <w:b/>
              <w:bCs/>
              <w:color w:val="000000"/>
              <w:lang w:val="en-SG"/>
            </w:rPr>
            <w:delText>Methods</w:delText>
          </w:r>
        </w:del>
      </w:moveFrom>
    </w:p>
    <w:p w14:paraId="7ACD379F" w14:textId="2E16C828" w:rsidR="00C4527E" w:rsidRPr="00C4527E" w:rsidDel="004A7647" w:rsidRDefault="00C4527E" w:rsidP="004A7647">
      <w:pPr>
        <w:spacing w:before="240" w:after="240"/>
        <w:rPr>
          <w:del w:id="1183" w:author="George Glass" w:date="2021-06-03T11:44:00Z"/>
          <w:moveFrom w:id="1184" w:author="George Glass" w:date="2021-06-03T11:44:00Z"/>
          <w:rFonts w:ascii="Times New Roman" w:eastAsia="Times New Roman" w:hAnsi="Times New Roman" w:cs="Times New Roman"/>
          <w:lang w:val="en-SG"/>
        </w:rPr>
        <w:pPrChange w:id="1185" w:author="George Glass" w:date="2021-06-03T11:44:00Z">
          <w:pPr>
            <w:spacing w:before="240" w:after="240"/>
          </w:pPr>
        </w:pPrChange>
      </w:pPr>
      <w:moveFrom w:id="1186" w:author="George Glass" w:date="2021-06-03T11:44:00Z">
        <w:del w:id="1187" w:author="George Glass" w:date="2021-06-03T11:44:00Z">
          <w:r w:rsidRPr="00C4527E" w:rsidDel="004A7647">
            <w:rPr>
              <w:rFonts w:ascii="Times New Roman" w:eastAsia="Times New Roman" w:hAnsi="Times New Roman" w:cs="Times New Roman"/>
              <w:color w:val="000000"/>
              <w:lang w:val="en-SG"/>
            </w:rPr>
            <w:delText>Nurses in a Singaporean tertiary hospital were surveyed on their attitudes towards technology, measured using the Unified Theory of Acceptance and Use of Technology (UTAUT) scale. Items were scored on a likert scale (1 to 5) with higher scores reflecting greater positivity towards technology. Welch’s t-test was used to compare differences in mean UTAUT scores between the two groups. </w:delText>
          </w:r>
        </w:del>
      </w:moveFrom>
    </w:p>
    <w:p w14:paraId="2DDBBE2F" w14:textId="71BD65A9" w:rsidR="00C4527E" w:rsidRPr="00C4527E" w:rsidDel="004A7647" w:rsidRDefault="00C4527E" w:rsidP="004A7647">
      <w:pPr>
        <w:spacing w:before="240" w:after="240"/>
        <w:rPr>
          <w:del w:id="1188" w:author="George Glass" w:date="2021-06-03T11:44:00Z"/>
          <w:moveFrom w:id="1189" w:author="George Glass" w:date="2021-06-03T11:44:00Z"/>
          <w:rFonts w:ascii="Times New Roman" w:eastAsia="Times New Roman" w:hAnsi="Times New Roman" w:cs="Times New Roman"/>
          <w:lang w:val="en-SG"/>
        </w:rPr>
        <w:pPrChange w:id="1190" w:author="George Glass" w:date="2021-06-03T11:44:00Z">
          <w:pPr>
            <w:spacing w:before="240" w:after="240"/>
          </w:pPr>
        </w:pPrChange>
      </w:pPr>
      <w:moveFrom w:id="1191" w:author="George Glass" w:date="2021-06-03T11:44:00Z">
        <w:del w:id="1192" w:author="George Glass" w:date="2021-06-03T11:44:00Z">
          <w:r w:rsidRPr="00C4527E" w:rsidDel="004A7647">
            <w:rPr>
              <w:rFonts w:ascii="Times New Roman" w:eastAsia="Times New Roman" w:hAnsi="Times New Roman" w:cs="Times New Roman"/>
              <w:b/>
              <w:bCs/>
              <w:color w:val="000000"/>
              <w:lang w:val="en-SG"/>
            </w:rPr>
            <w:delText>Results</w:delText>
          </w:r>
        </w:del>
      </w:moveFrom>
    </w:p>
    <w:p w14:paraId="621BD3FC" w14:textId="6F885151" w:rsidR="00C4527E" w:rsidRPr="00C4527E" w:rsidDel="004A7647" w:rsidRDefault="00C4527E" w:rsidP="004A7647">
      <w:pPr>
        <w:spacing w:before="240" w:after="240"/>
        <w:rPr>
          <w:del w:id="1193" w:author="George Glass" w:date="2021-06-03T11:44:00Z"/>
          <w:moveFrom w:id="1194" w:author="George Glass" w:date="2021-06-03T11:44:00Z"/>
          <w:rFonts w:ascii="Times New Roman" w:eastAsia="Times New Roman" w:hAnsi="Times New Roman" w:cs="Times New Roman"/>
          <w:lang w:val="en-SG"/>
        </w:rPr>
        <w:pPrChange w:id="1195" w:author="George Glass" w:date="2021-06-03T11:44:00Z">
          <w:pPr/>
        </w:pPrChange>
      </w:pPr>
      <w:moveFrom w:id="1196" w:author="George Glass" w:date="2021-06-03T11:44:00Z">
        <w:del w:id="1197" w:author="George Glass" w:date="2021-06-03T11:44:00Z">
          <w:r w:rsidRPr="00C4527E" w:rsidDel="004A7647">
            <w:rPr>
              <w:rFonts w:ascii="Times New Roman" w:eastAsia="Times New Roman" w:hAnsi="Times New Roman" w:cs="Times New Roman"/>
              <w:color w:val="000000"/>
              <w:lang w:val="en-SG"/>
            </w:rPr>
            <w:delText>1152 eligible responses were obtained. Nurses aged 21-40 were classified as “digital natives” (n=900), with older nurses being “digital immigrants” (n=252). Despite statistically significant difference between both groups in self-reported technological-savviness scores</w:delText>
          </w:r>
          <w:r w:rsidR="00C747DB" w:rsidDel="004A7647">
            <w:rPr>
              <w:rFonts w:ascii="Times New Roman" w:eastAsia="Times New Roman" w:hAnsi="Times New Roman" w:cs="Times New Roman"/>
              <w:color w:val="000000"/>
              <w:lang w:val="en-SG"/>
            </w:rPr>
            <w:delText xml:space="preserve"> </w:delText>
          </w:r>
          <w:r w:rsidR="00C747DB" w:rsidDel="004A7647">
            <w:rPr>
              <w:rFonts w:ascii="Times New Roman" w:eastAsia="Times New Roman" w:hAnsi="Times New Roman" w:cs="Times New Roman"/>
              <w:lang w:val="en-SG"/>
            </w:rPr>
            <w:delText>(</w:delText>
          </w:r>
          <w:r w:rsidRPr="00C4527E" w:rsidDel="004A7647">
            <w:rPr>
              <w:rFonts w:ascii="Times New Roman" w:eastAsia="Times New Roman" w:hAnsi="Times New Roman" w:cs="Times New Roman"/>
              <w:color w:val="000000"/>
              <w:shd w:val="clear" w:color="auto" w:fill="FFFFFF"/>
              <w:lang w:val="en-SG"/>
            </w:rPr>
            <w:delText>x̅=</w:delText>
          </w:r>
          <w:r w:rsidRPr="00C4527E" w:rsidDel="004A7647">
            <w:rPr>
              <w:rFonts w:ascii="Times New Roman" w:eastAsia="Times New Roman" w:hAnsi="Times New Roman" w:cs="Times New Roman"/>
              <w:color w:val="000000"/>
              <w:lang w:val="en-SG"/>
            </w:rPr>
            <w:delText>0.36, p&lt;0.001), no significant difference was found for most UTAUT domains (</w:delText>
          </w:r>
          <w:r w:rsidRPr="00C4527E" w:rsidDel="004A7647">
            <w:rPr>
              <w:rFonts w:ascii="Times New Roman" w:eastAsia="Times New Roman" w:hAnsi="Times New Roman" w:cs="Times New Roman"/>
              <w:color w:val="000000"/>
              <w:shd w:val="clear" w:color="auto" w:fill="FFFFFF"/>
              <w:lang w:val="en-SG"/>
            </w:rPr>
            <w:delText>x̅=</w:delText>
          </w:r>
          <w:r w:rsidRPr="00C4527E" w:rsidDel="004A7647">
            <w:rPr>
              <w:rFonts w:ascii="Times New Roman" w:eastAsia="Times New Roman" w:hAnsi="Times New Roman" w:cs="Times New Roman"/>
              <w:color w:val="000000"/>
              <w:lang w:val="en-SG"/>
            </w:rPr>
            <w:delText>-0.04-0.07, p&gt;0.05), apart from Effort Expectancy (EE) (</w:delText>
          </w:r>
          <w:r w:rsidRPr="00C4527E" w:rsidDel="004A7647">
            <w:rPr>
              <w:rFonts w:ascii="Times New Roman" w:eastAsia="Times New Roman" w:hAnsi="Times New Roman" w:cs="Times New Roman"/>
              <w:color w:val="000000"/>
              <w:shd w:val="clear" w:color="auto" w:fill="FFFFFF"/>
              <w:lang w:val="en-SG"/>
            </w:rPr>
            <w:delText>x̅=</w:delText>
          </w:r>
          <w:r w:rsidRPr="00C4527E" w:rsidDel="004A7647">
            <w:rPr>
              <w:rFonts w:ascii="Times New Roman" w:eastAsia="Times New Roman" w:hAnsi="Times New Roman" w:cs="Times New Roman"/>
              <w:color w:val="000000"/>
              <w:lang w:val="en-SG"/>
            </w:rPr>
            <w:delText>0.11, p=0.01). </w:delText>
          </w:r>
        </w:del>
      </w:moveFrom>
    </w:p>
    <w:p w14:paraId="60A04C40" w14:textId="519CA5BC" w:rsidR="00C4527E" w:rsidRPr="00C4527E" w:rsidDel="004A7647" w:rsidRDefault="00C4527E" w:rsidP="004A7647">
      <w:pPr>
        <w:spacing w:before="240" w:after="240"/>
        <w:rPr>
          <w:del w:id="1198" w:author="George Glass" w:date="2021-06-03T11:44:00Z"/>
          <w:moveFrom w:id="1199" w:author="George Glass" w:date="2021-06-03T11:44:00Z"/>
          <w:rFonts w:ascii="Times New Roman" w:eastAsia="Times New Roman" w:hAnsi="Times New Roman" w:cs="Times New Roman"/>
          <w:lang w:val="en-SG"/>
        </w:rPr>
        <w:pPrChange w:id="1200" w:author="George Glass" w:date="2021-06-03T11:44:00Z">
          <w:pPr>
            <w:spacing w:before="240" w:after="240"/>
          </w:pPr>
        </w:pPrChange>
      </w:pPr>
      <w:moveFrom w:id="1201" w:author="George Glass" w:date="2021-06-03T11:44:00Z">
        <w:del w:id="1202" w:author="George Glass" w:date="2021-06-03T11:44:00Z">
          <w:r w:rsidRPr="00C4527E" w:rsidDel="004A7647">
            <w:rPr>
              <w:rFonts w:ascii="Times New Roman" w:eastAsia="Times New Roman" w:hAnsi="Times New Roman" w:cs="Times New Roman"/>
              <w:b/>
              <w:bCs/>
              <w:color w:val="000000"/>
              <w:lang w:val="en-SG"/>
            </w:rPr>
            <w:delText>Discussion</w:delText>
          </w:r>
        </w:del>
      </w:moveFrom>
    </w:p>
    <w:p w14:paraId="009A2E10" w14:textId="372D0F28" w:rsidR="00C4527E" w:rsidRPr="00C4527E" w:rsidDel="004A7647" w:rsidRDefault="00C4527E" w:rsidP="004A7647">
      <w:pPr>
        <w:spacing w:before="240" w:after="240"/>
        <w:rPr>
          <w:del w:id="1203" w:author="George Glass" w:date="2021-06-03T11:44:00Z"/>
          <w:moveFrom w:id="1204" w:author="George Glass" w:date="2021-06-03T11:44:00Z"/>
          <w:rFonts w:ascii="Times New Roman" w:eastAsia="Times New Roman" w:hAnsi="Times New Roman" w:cs="Times New Roman"/>
          <w:lang w:val="en-SG"/>
        </w:rPr>
        <w:pPrChange w:id="1205" w:author="George Glass" w:date="2021-06-03T11:44:00Z">
          <w:pPr>
            <w:spacing w:before="240" w:after="240"/>
          </w:pPr>
        </w:pPrChange>
      </w:pPr>
      <w:moveFrom w:id="1206" w:author="George Glass" w:date="2021-06-03T11:44:00Z">
        <w:del w:id="1207" w:author="George Glass" w:date="2021-06-03T11:44:00Z">
          <w:r w:rsidRPr="00C4527E" w:rsidDel="004A7647">
            <w:rPr>
              <w:rFonts w:ascii="Times New Roman" w:eastAsia="Times New Roman" w:hAnsi="Times New Roman" w:cs="Times New Roman"/>
              <w:color w:val="000000"/>
              <w:lang w:val="en-SG"/>
            </w:rPr>
            <w:delText>This is the first study to examine the effects of digital nativity on attitudes to digital health in Singapore nurses. Although there was a larger sample of digital natives, this is reflective of the nursing population demographic. Interestingly, despite the difference in self-reported technological-savviness between digital natives and immigrants, this difference was not reflected in their views of our health system. Hence, digital nativity might not affect the attitudes for technological adoption in our nurses. </w:delText>
          </w:r>
        </w:del>
      </w:moveFrom>
    </w:p>
    <w:p w14:paraId="35E5C420" w14:textId="008EFA31" w:rsidR="00C4527E" w:rsidRPr="00C4527E" w:rsidDel="004A7647" w:rsidRDefault="00C4527E" w:rsidP="004A7647">
      <w:pPr>
        <w:spacing w:before="240" w:after="240"/>
        <w:rPr>
          <w:del w:id="1208" w:author="George Glass" w:date="2021-06-03T11:44:00Z"/>
          <w:moveFrom w:id="1209" w:author="George Glass" w:date="2021-06-03T11:44:00Z"/>
          <w:rFonts w:ascii="Times New Roman" w:eastAsia="Times New Roman" w:hAnsi="Times New Roman" w:cs="Times New Roman"/>
          <w:lang w:val="en-SG"/>
        </w:rPr>
        <w:pPrChange w:id="1210" w:author="George Glass" w:date="2021-06-03T11:44:00Z">
          <w:pPr>
            <w:spacing w:before="240" w:after="240"/>
          </w:pPr>
        </w:pPrChange>
      </w:pPr>
      <w:moveFrom w:id="1211" w:author="George Glass" w:date="2021-06-03T11:44:00Z">
        <w:del w:id="1212" w:author="George Glass" w:date="2021-06-03T11:44:00Z">
          <w:r w:rsidRPr="00C4527E" w:rsidDel="004A7647">
            <w:rPr>
              <w:rFonts w:ascii="Times New Roman" w:eastAsia="Times New Roman" w:hAnsi="Times New Roman" w:cs="Times New Roman"/>
              <w:color w:val="000000"/>
              <w:lang w:val="en-SG"/>
            </w:rPr>
            <w:delText>(276 words)</w:delText>
          </w:r>
        </w:del>
      </w:moveFrom>
    </w:p>
    <w:moveFromRangeEnd w:id="1160"/>
    <w:p w14:paraId="4AA1CED3" w14:textId="4E3B5759" w:rsidR="00C4527E" w:rsidRPr="00C4527E" w:rsidDel="004A7647" w:rsidRDefault="00C4527E" w:rsidP="004A7647">
      <w:pPr>
        <w:spacing w:before="240" w:after="240"/>
        <w:rPr>
          <w:del w:id="1213" w:author="George Glass" w:date="2021-06-03T11:44:00Z"/>
          <w:rFonts w:ascii="Times New Roman" w:eastAsia="Times New Roman" w:hAnsi="Times New Roman" w:cs="Times New Roman"/>
          <w:lang w:val="en-SG"/>
        </w:rPr>
        <w:pPrChange w:id="1214" w:author="George Glass" w:date="2021-06-03T11:44:00Z">
          <w:pPr/>
        </w:pPrChange>
      </w:pPr>
    </w:p>
    <w:p w14:paraId="3C8859BB" w14:textId="77777777" w:rsidR="00DF3CC1" w:rsidRDefault="00DF3CC1" w:rsidP="004A7647">
      <w:pPr>
        <w:spacing w:before="240" w:after="240"/>
        <w:pPrChange w:id="1215" w:author="George Glass" w:date="2021-06-03T11:44:00Z">
          <w:pPr/>
        </w:pPrChange>
      </w:pPr>
    </w:p>
    <w:sectPr w:rsidR="00DF3CC1" w:rsidSect="001A1BF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34" w:author="George Glass" w:date="2021-06-03T11:47:00Z" w:initials="GG">
    <w:p w14:paraId="234C7D84" w14:textId="11ED1327" w:rsidR="004A7647" w:rsidRDefault="004A7647">
      <w:pPr>
        <w:pStyle w:val="CommentText"/>
      </w:pPr>
      <w:r>
        <w:rPr>
          <w:rStyle w:val="CommentReference"/>
        </w:rPr>
        <w:annotationRef/>
      </w:r>
      <w:r>
        <w:t>Consolidated this background bit into our aim too, to cut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34C7D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633FE7" w16cex:dateUtc="2021-06-03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34C7D84" w16cid:durableId="24633F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eorge Glass">
    <w15:presenceInfo w15:providerId="Windows Live" w15:userId="9c79d2c18be64a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trackRevision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7E"/>
    <w:rsid w:val="000F4D2F"/>
    <w:rsid w:val="001A1BF1"/>
    <w:rsid w:val="0029560C"/>
    <w:rsid w:val="00332C55"/>
    <w:rsid w:val="00424EC5"/>
    <w:rsid w:val="004A7647"/>
    <w:rsid w:val="0058229C"/>
    <w:rsid w:val="007C3221"/>
    <w:rsid w:val="00804BFA"/>
    <w:rsid w:val="00881D53"/>
    <w:rsid w:val="008B37DC"/>
    <w:rsid w:val="00A36C05"/>
    <w:rsid w:val="00C4527E"/>
    <w:rsid w:val="00C747DB"/>
    <w:rsid w:val="00D036B0"/>
    <w:rsid w:val="00DF3CC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2113F68"/>
  <w14:defaultImageDpi w14:val="32767"/>
  <w15:chartTrackingRefBased/>
  <w15:docId w15:val="{F07B6828-90A3-BC4A-8F23-1E590555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527E"/>
    <w:pPr>
      <w:spacing w:before="100" w:beforeAutospacing="1" w:after="100" w:afterAutospacing="1"/>
    </w:pPr>
    <w:rPr>
      <w:rFonts w:ascii="Times New Roman" w:eastAsia="Times New Roman" w:hAnsi="Times New Roman" w:cs="Times New Roman"/>
      <w:lang w:val="en-SG"/>
    </w:rPr>
  </w:style>
  <w:style w:type="character" w:styleId="CommentReference">
    <w:name w:val="annotation reference"/>
    <w:basedOn w:val="DefaultParagraphFont"/>
    <w:uiPriority w:val="99"/>
    <w:semiHidden/>
    <w:unhideWhenUsed/>
    <w:rsid w:val="004A7647"/>
    <w:rPr>
      <w:sz w:val="16"/>
      <w:szCs w:val="16"/>
    </w:rPr>
  </w:style>
  <w:style w:type="paragraph" w:styleId="CommentText">
    <w:name w:val="annotation text"/>
    <w:basedOn w:val="Normal"/>
    <w:link w:val="CommentTextChar"/>
    <w:uiPriority w:val="99"/>
    <w:semiHidden/>
    <w:unhideWhenUsed/>
    <w:rsid w:val="004A7647"/>
    <w:rPr>
      <w:sz w:val="20"/>
      <w:szCs w:val="20"/>
    </w:rPr>
  </w:style>
  <w:style w:type="character" w:customStyle="1" w:styleId="CommentTextChar">
    <w:name w:val="Comment Text Char"/>
    <w:basedOn w:val="DefaultParagraphFont"/>
    <w:link w:val="CommentText"/>
    <w:uiPriority w:val="99"/>
    <w:semiHidden/>
    <w:rsid w:val="004A7647"/>
    <w:rPr>
      <w:sz w:val="20"/>
      <w:szCs w:val="20"/>
    </w:rPr>
  </w:style>
  <w:style w:type="paragraph" w:styleId="CommentSubject">
    <w:name w:val="annotation subject"/>
    <w:basedOn w:val="CommentText"/>
    <w:next w:val="CommentText"/>
    <w:link w:val="CommentSubjectChar"/>
    <w:uiPriority w:val="99"/>
    <w:semiHidden/>
    <w:unhideWhenUsed/>
    <w:rsid w:val="004A7647"/>
    <w:rPr>
      <w:b/>
      <w:bCs/>
    </w:rPr>
  </w:style>
  <w:style w:type="character" w:customStyle="1" w:styleId="CommentSubjectChar">
    <w:name w:val="Comment Subject Char"/>
    <w:basedOn w:val="CommentTextChar"/>
    <w:link w:val="CommentSubject"/>
    <w:uiPriority w:val="99"/>
    <w:semiHidden/>
    <w:rsid w:val="004A76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3925170">
      <w:bodyDiv w:val="1"/>
      <w:marLeft w:val="0"/>
      <w:marRight w:val="0"/>
      <w:marTop w:val="0"/>
      <w:marBottom w:val="0"/>
      <w:divBdr>
        <w:top w:val="none" w:sz="0" w:space="0" w:color="auto"/>
        <w:left w:val="none" w:sz="0" w:space="0" w:color="auto"/>
        <w:bottom w:val="none" w:sz="0" w:space="0" w:color="auto"/>
        <w:right w:val="none" w:sz="0" w:space="0" w:color="auto"/>
      </w:divBdr>
    </w:div>
    <w:div w:id="180612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fontTable" Target="fontTable.xml" />
  <Relationship Id="rId3" Type="http://schemas.openxmlformats.org/officeDocument/2006/relationships/webSettings" Target="webSettings.xml" />
  <Relationship Id="rId7" Type="http://schemas.microsoft.com/office/2018/08/relationships/commentsExtensible" Target="commentsExtensible.xml" />
  <Relationship Id="rId2" Type="http://schemas.openxmlformats.org/officeDocument/2006/relationships/settings" Target="settings.xml" />
  <Relationship Id="rId1" Type="http://schemas.openxmlformats.org/officeDocument/2006/relationships/styles" Target="styles.xml" />
  <Relationship Id="rId6" Type="http://schemas.microsoft.com/office/2016/09/relationships/commentsIds" Target="commentsIds.xml" />
  <Relationship Id="rId5" Type="http://schemas.microsoft.com/office/2011/relationships/commentsExtended" Target="commentsExtended.xml" />
  <Relationship Id="rId10" Type="http://schemas.openxmlformats.org/officeDocument/2006/relationships/theme" Target="theme/theme1.xml" />
  <Relationship Id="rId4" Type="http://schemas.openxmlformats.org/officeDocument/2006/relationships/comments" Target="comments.xml" />
  <Relationship Id="rId9" Type="http://schemas.microsoft.com/office/2011/relationships/people" Target="peop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George Glass</cp:lastModifiedBy>
  <cp:revision>16</cp:revision>
  <dcterms:created xsi:type="dcterms:W3CDTF">2021-06-03T01:32:00Z</dcterms:created>
  <dcterms:modified xsi:type="dcterms:W3CDTF">2021-06-03T05:10:00Z</dcterms:modified>
</cp:coreProperties>
</file>