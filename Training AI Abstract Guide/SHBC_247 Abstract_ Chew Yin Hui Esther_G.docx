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 />
  <Relationship Id="rId2" Type="http://schemas.openxmlformats.org/package/2006/relationships/metadata/core-properties" Target="docProps/core.xml" />
  <Relationship Id="rId1" Type="http://schemas.openxmlformats.org/officeDocument/2006/relationships/officeDocument" Target="word/document.xml" />
  <Relationship Id="rId4" Type="http://schemas.openxmlformats.org/officeDocument/2006/relationships/custom-properties" Target="docProps/custom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5C54B" w14:textId="77777777" w:rsidR="0037049B" w:rsidRPr="005109BB" w:rsidRDefault="0037049B" w:rsidP="007F7C39">
      <w:pPr>
        <w:spacing w:line="276" w:lineRule="auto"/>
        <w:rPr>
          <w:rFonts w:ascii="Arial" w:hAnsi="Arial" w:cs="Arial"/>
          <w:b/>
          <w:sz w:val="20"/>
          <w:szCs w:val="20"/>
          <w:u w:val="single"/>
          <w:rPrChange w:id="0" w:author="George Glass" w:date="2022-08-04T15:40:00Z">
            <w:rPr>
              <w:rFonts w:cstheme="minorBidi"/>
              <w:b/>
              <w:u w:val="single"/>
            </w:rPr>
          </w:rPrChange>
        </w:rPr>
      </w:pPr>
      <w:r w:rsidRPr="005109BB">
        <w:rPr>
          <w:rFonts w:ascii="Arial" w:hAnsi="Arial" w:cs="Arial"/>
          <w:b/>
          <w:sz w:val="20"/>
          <w:szCs w:val="20"/>
          <w:u w:val="single"/>
          <w:rPrChange w:id="1" w:author="George Glass" w:date="2022-08-04T15:40:00Z">
            <w:rPr>
              <w:rFonts w:cstheme="minorBidi"/>
              <w:b/>
              <w:u w:val="single"/>
            </w:rPr>
          </w:rPrChange>
        </w:rPr>
        <w:t xml:space="preserve">Title: </w:t>
      </w:r>
      <w:r w:rsidR="001608D1" w:rsidRPr="005109BB">
        <w:rPr>
          <w:rFonts w:ascii="Arial" w:hAnsi="Arial" w:cs="Arial"/>
          <w:b/>
          <w:sz w:val="20"/>
          <w:szCs w:val="20"/>
          <w:u w:val="single"/>
          <w:rPrChange w:id="2" w:author="George Glass" w:date="2022-08-04T15:40:00Z">
            <w:rPr>
              <w:rFonts w:cstheme="minorBidi"/>
              <w:b/>
              <w:u w:val="single"/>
            </w:rPr>
          </w:rPrChange>
        </w:rPr>
        <w:t>‘</w:t>
      </w:r>
      <w:r w:rsidR="004250B6" w:rsidRPr="005109BB">
        <w:rPr>
          <w:rFonts w:ascii="Arial" w:hAnsi="Arial" w:cs="Arial"/>
          <w:b/>
          <w:sz w:val="20"/>
          <w:szCs w:val="20"/>
          <w:u w:val="single"/>
          <w:rPrChange w:id="3" w:author="George Glass" w:date="2022-08-04T15:40:00Z">
            <w:rPr>
              <w:rFonts w:cstheme="minorBidi"/>
              <w:b/>
              <w:u w:val="single"/>
            </w:rPr>
          </w:rPrChange>
        </w:rPr>
        <w:t>24/7’ Caregiving</w:t>
      </w:r>
      <w:r w:rsidR="009B045C" w:rsidRPr="005109BB">
        <w:rPr>
          <w:rFonts w:ascii="Arial" w:hAnsi="Arial" w:cs="Arial"/>
          <w:b/>
          <w:sz w:val="20"/>
          <w:szCs w:val="20"/>
          <w:u w:val="single"/>
          <w:rPrChange w:id="4" w:author="George Glass" w:date="2022-08-04T15:40:00Z">
            <w:rPr>
              <w:rFonts w:cstheme="minorBidi"/>
              <w:b/>
              <w:u w:val="single"/>
            </w:rPr>
          </w:rPrChange>
        </w:rPr>
        <w:t xml:space="preserve">: </w:t>
      </w:r>
      <w:del w:id="5" w:author="Glass George Frederick Jr" w:date="2022-08-03T13:58:00Z">
        <w:r w:rsidR="00F35941" w:rsidRPr="005109BB" w:rsidDel="00C92877">
          <w:rPr>
            <w:rFonts w:ascii="Arial" w:hAnsi="Arial" w:cs="Arial"/>
            <w:b/>
            <w:sz w:val="20"/>
            <w:szCs w:val="20"/>
            <w:u w:val="single"/>
            <w:rPrChange w:id="6" w:author="George Glass" w:date="2022-08-04T15:40:00Z">
              <w:rPr>
                <w:rFonts w:cstheme="minorBidi"/>
                <w:b/>
                <w:u w:val="single"/>
              </w:rPr>
            </w:rPrChange>
          </w:rPr>
          <w:delText>An Emerging Phenomena of Interest</w:delText>
        </w:r>
      </w:del>
      <w:ins w:id="7" w:author="Glass George Frederick Jr" w:date="2022-08-03T14:00:00Z">
        <w:r w:rsidR="00C92877" w:rsidRPr="005109BB">
          <w:rPr>
            <w:rFonts w:ascii="Arial" w:hAnsi="Arial" w:cs="Arial"/>
            <w:b/>
            <w:sz w:val="20"/>
            <w:szCs w:val="20"/>
            <w:u w:val="single"/>
            <w:rPrChange w:id="8" w:author="George Glass" w:date="2022-08-04T15:40:00Z">
              <w:rPr>
                <w:rFonts w:cstheme="minorBidi"/>
                <w:b/>
                <w:u w:val="single"/>
              </w:rPr>
            </w:rPrChange>
          </w:rPr>
          <w:t>Family members providing round-the-clock care for a person with dementia</w:t>
        </w:r>
      </w:ins>
      <w:r w:rsidR="00720F89" w:rsidRPr="005109BB">
        <w:rPr>
          <w:rFonts w:ascii="Arial" w:hAnsi="Arial" w:cs="Arial"/>
          <w:b/>
          <w:sz w:val="20"/>
          <w:szCs w:val="20"/>
          <w:u w:val="single"/>
          <w:rPrChange w:id="9" w:author="George Glass" w:date="2022-08-04T15:40:00Z">
            <w:rPr>
              <w:rFonts w:cstheme="minorBidi"/>
              <w:b/>
              <w:u w:val="single"/>
            </w:rPr>
          </w:rPrChange>
        </w:rPr>
        <w:t xml:space="preserve"> (250 words)</w:t>
      </w:r>
    </w:p>
    <w:p w14:paraId="448EBDAA" w14:textId="6F18389B" w:rsidR="00777C51" w:rsidRPr="005109BB" w:rsidRDefault="00777C51" w:rsidP="007F7C39">
      <w:pPr>
        <w:spacing w:line="276" w:lineRule="auto"/>
        <w:rPr>
          <w:ins w:id="10" w:author="George Glass" w:date="2022-08-04T15:30:00Z"/>
          <w:rFonts w:ascii="Arial" w:hAnsi="Arial" w:cs="Arial"/>
          <w:b/>
          <w:sz w:val="20"/>
          <w:szCs w:val="20"/>
          <w:u w:val="single"/>
          <w:rPrChange w:id="11" w:author="George Glass" w:date="2022-08-04T15:40:00Z">
            <w:rPr>
              <w:ins w:id="12" w:author="George Glass" w:date="2022-08-04T15:30:00Z"/>
              <w:rFonts w:cstheme="minorBidi"/>
              <w:b/>
              <w:u w:val="single"/>
            </w:rPr>
          </w:rPrChange>
        </w:rPr>
      </w:pPr>
    </w:p>
    <w:p w14:paraId="0F408195" w14:textId="06183EAD" w:rsidR="00112A99" w:rsidRDefault="00112A99" w:rsidP="007F7C39">
      <w:pPr>
        <w:spacing w:line="276" w:lineRule="auto"/>
        <w:rPr>
          <w:ins w:id="13" w:author="George Glass" w:date="2022-08-04T15:53:00Z"/>
          <w:rFonts w:ascii="Arial" w:hAnsi="Arial" w:cs="Arial"/>
          <w:b/>
          <w:sz w:val="20"/>
          <w:szCs w:val="20"/>
          <w:u w:val="single"/>
        </w:rPr>
      </w:pPr>
      <w:ins w:id="14" w:author="George Glass" w:date="2022-08-04T15:30:00Z">
        <w:r w:rsidRPr="005109BB">
          <w:rPr>
            <w:rFonts w:ascii="Arial" w:hAnsi="Arial" w:cs="Arial"/>
            <w:b/>
            <w:sz w:val="20"/>
            <w:szCs w:val="20"/>
            <w:u w:val="single"/>
            <w:rPrChange w:id="15" w:author="George Glass" w:date="2022-08-04T15:40:00Z">
              <w:rPr>
                <w:rFonts w:cstheme="minorBidi"/>
                <w:b/>
                <w:u w:val="single"/>
              </w:rPr>
            </w:rPrChange>
          </w:rPr>
          <w:t xml:space="preserve">Authors: </w:t>
        </w:r>
      </w:ins>
      <w:ins w:id="16" w:author="George Glass" w:date="2022-08-04T15:34:00Z">
        <w:r w:rsidRPr="00F20D10">
          <w:rPr>
            <w:rFonts w:ascii="Arial" w:hAnsi="Arial" w:cs="Arial"/>
            <w:b/>
            <w:sz w:val="20"/>
            <w:szCs w:val="20"/>
            <w:highlight w:val="yellow"/>
            <w:u w:val="single"/>
            <w:rPrChange w:id="17" w:author="George Glass" w:date="2022-08-04T15:54:00Z">
              <w:rPr>
                <w:rFonts w:cstheme="minorBidi"/>
                <w:b/>
                <w:u w:val="single"/>
              </w:rPr>
            </w:rPrChange>
          </w:rPr>
          <w:t>Chew Yin Hui Esther</w:t>
        </w:r>
        <w:r w:rsidRPr="005109BB">
          <w:rPr>
            <w:rFonts w:ascii="Arial" w:hAnsi="Arial" w:cs="Arial"/>
            <w:b/>
            <w:sz w:val="20"/>
            <w:szCs w:val="20"/>
            <w:u w:val="single"/>
            <w:rPrChange w:id="18" w:author="George Glass" w:date="2022-08-04T15:40:00Z">
              <w:rPr>
                <w:rFonts w:cstheme="minorBidi"/>
                <w:b/>
                <w:u w:val="single"/>
              </w:rPr>
            </w:rPrChange>
          </w:rPr>
          <w:t>, Ong Zh</w:t>
        </w:r>
      </w:ins>
      <w:ins w:id="19" w:author="George Glass" w:date="2022-08-04T15:35:00Z">
        <w:r w:rsidRPr="005109BB">
          <w:rPr>
            <w:rFonts w:ascii="Arial" w:hAnsi="Arial" w:cs="Arial"/>
            <w:b/>
            <w:sz w:val="20"/>
            <w:szCs w:val="20"/>
            <w:u w:val="single"/>
            <w:rPrChange w:id="20" w:author="George Glass" w:date="2022-08-04T15:40:00Z">
              <w:rPr>
                <w:rFonts w:cstheme="minorBidi"/>
                <w:b/>
                <w:u w:val="single"/>
              </w:rPr>
            </w:rPrChange>
          </w:rPr>
          <w:t>i Lei, George Fr</w:t>
        </w:r>
      </w:ins>
      <w:ins w:id="21" w:author="George Glass" w:date="2022-08-04T15:36:00Z">
        <w:r w:rsidRPr="005109BB">
          <w:rPr>
            <w:rFonts w:ascii="Arial" w:hAnsi="Arial" w:cs="Arial"/>
            <w:b/>
            <w:sz w:val="20"/>
            <w:szCs w:val="20"/>
            <w:u w:val="single"/>
            <w:rPrChange w:id="22" w:author="George Glass" w:date="2022-08-04T15:40:00Z">
              <w:rPr>
                <w:rFonts w:cstheme="minorBidi"/>
                <w:b/>
                <w:u w:val="single"/>
              </w:rPr>
            </w:rPrChange>
          </w:rPr>
          <w:t>ederick Glass</w:t>
        </w:r>
      </w:ins>
      <w:ins w:id="23" w:author="George Glass" w:date="2022-08-04T15:39:00Z">
        <w:r w:rsidR="005109BB" w:rsidRPr="005109BB">
          <w:rPr>
            <w:rFonts w:ascii="Arial" w:hAnsi="Arial" w:cs="Arial"/>
            <w:b/>
            <w:sz w:val="20"/>
            <w:szCs w:val="20"/>
            <w:u w:val="single"/>
            <w:rPrChange w:id="24" w:author="George Glass" w:date="2022-08-04T15:40:00Z">
              <w:rPr>
                <w:rFonts w:cstheme="minorBidi"/>
                <w:b/>
                <w:u w:val="single"/>
              </w:rPr>
            </w:rPrChange>
          </w:rPr>
          <w:t xml:space="preserve"> Jr. &amp;</w:t>
        </w:r>
      </w:ins>
      <w:ins w:id="25" w:author="George Glass" w:date="2022-08-04T15:36:00Z">
        <w:r w:rsidRPr="005109BB">
          <w:rPr>
            <w:rFonts w:ascii="Arial" w:hAnsi="Arial" w:cs="Arial"/>
            <w:b/>
            <w:sz w:val="20"/>
            <w:szCs w:val="20"/>
            <w:u w:val="single"/>
            <w:rPrChange w:id="26" w:author="George Glass" w:date="2022-08-04T15:40:00Z">
              <w:rPr>
                <w:rFonts w:cstheme="minorBidi"/>
                <w:b/>
                <w:u w:val="single"/>
              </w:rPr>
            </w:rPrChange>
          </w:rPr>
          <w:t xml:space="preserve"> Chan Ee Yuee</w:t>
        </w:r>
      </w:ins>
    </w:p>
    <w:p w14:paraId="6B291EE7" w14:textId="49692EAC" w:rsidR="003E6B10" w:rsidRDefault="003E6B10" w:rsidP="007F7C39">
      <w:pPr>
        <w:spacing w:line="276" w:lineRule="auto"/>
        <w:rPr>
          <w:ins w:id="27" w:author="George Glass" w:date="2022-08-04T15:53:00Z"/>
          <w:rFonts w:ascii="Arial" w:hAnsi="Arial" w:cs="Arial"/>
          <w:b/>
          <w:sz w:val="20"/>
          <w:szCs w:val="20"/>
          <w:u w:val="single"/>
        </w:rPr>
      </w:pPr>
    </w:p>
    <w:p w14:paraId="633049CF" w14:textId="72243355" w:rsidR="003E6B10" w:rsidRPr="005109BB" w:rsidRDefault="00F3580F" w:rsidP="007F7C39">
      <w:pPr>
        <w:spacing w:line="276" w:lineRule="auto"/>
        <w:rPr>
          <w:rFonts w:ascii="Arial" w:hAnsi="Arial" w:cs="Arial"/>
          <w:b/>
          <w:sz w:val="20"/>
          <w:szCs w:val="20"/>
          <w:u w:val="single"/>
          <w:rPrChange w:id="28" w:author="George Glass" w:date="2022-08-04T15:40:00Z">
            <w:rPr>
              <w:rFonts w:cstheme="minorBidi"/>
              <w:b/>
              <w:u w:val="single"/>
            </w:rPr>
          </w:rPrChange>
        </w:rPr>
      </w:pPr>
      <w:ins w:id="29" w:author="George Glass" w:date="2022-08-04T15:53:00Z">
        <w:r>
          <w:rPr>
            <w:rFonts w:ascii="Arial" w:hAnsi="Arial" w:cs="Arial"/>
            <w:b/>
            <w:sz w:val="20"/>
            <w:szCs w:val="20"/>
            <w:u w:val="single"/>
          </w:rPr>
          <w:t>Category</w:t>
        </w:r>
        <w:r w:rsidR="003E6B10">
          <w:rPr>
            <w:rFonts w:ascii="Arial" w:hAnsi="Arial" w:cs="Arial"/>
            <w:b/>
            <w:sz w:val="20"/>
            <w:szCs w:val="20"/>
            <w:u w:val="single"/>
          </w:rPr>
          <w:t>: Singapore Nursing Award</w:t>
        </w:r>
        <w:r>
          <w:rPr>
            <w:rFonts w:ascii="Arial" w:hAnsi="Arial" w:cs="Arial"/>
            <w:b/>
            <w:sz w:val="20"/>
            <w:szCs w:val="20"/>
            <w:u w:val="single"/>
          </w:rPr>
          <w:t xml:space="preserve"> (Oral)</w:t>
        </w:r>
      </w:ins>
    </w:p>
    <w:p w14:paraId="330F007F" w14:textId="77777777" w:rsidR="00CB7A2F" w:rsidRPr="005109BB" w:rsidRDefault="00CB7A2F" w:rsidP="007F7C39">
      <w:pPr>
        <w:spacing w:line="276" w:lineRule="auto"/>
        <w:rPr>
          <w:rFonts w:ascii="Arial" w:hAnsi="Arial" w:cs="Arial"/>
          <w:b/>
          <w:sz w:val="20"/>
          <w:szCs w:val="20"/>
          <w:u w:val="single"/>
          <w:rPrChange w:id="30" w:author="George Glass" w:date="2022-08-04T15:40:00Z">
            <w:rPr>
              <w:rFonts w:cstheme="minorBidi"/>
              <w:b/>
              <w:u w:val="single"/>
            </w:rPr>
          </w:rPrChange>
        </w:rPr>
      </w:pPr>
    </w:p>
    <w:p w14:paraId="6192C487" w14:textId="77777777" w:rsidR="00CB7A2F" w:rsidRPr="005109BB" w:rsidRDefault="00CB7A2F" w:rsidP="007F7C39">
      <w:pPr>
        <w:spacing w:line="276" w:lineRule="auto"/>
        <w:rPr>
          <w:rFonts w:ascii="Arial" w:hAnsi="Arial" w:cs="Arial"/>
          <w:sz w:val="20"/>
          <w:szCs w:val="20"/>
          <w:rPrChange w:id="31" w:author="George Glass" w:date="2022-08-04T15:40:00Z">
            <w:rPr>
              <w:rFonts w:cstheme="minorBidi"/>
            </w:rPr>
          </w:rPrChange>
        </w:rPr>
      </w:pPr>
      <w:r w:rsidRPr="005109BB">
        <w:rPr>
          <w:rFonts w:ascii="Arial" w:hAnsi="Arial" w:cs="Arial"/>
          <w:b/>
          <w:sz w:val="20"/>
          <w:szCs w:val="20"/>
          <w:u w:val="single"/>
          <w:rPrChange w:id="32" w:author="George Glass" w:date="2022-08-04T15:40:00Z">
            <w:rPr>
              <w:rFonts w:cstheme="minorBidi"/>
              <w:b/>
              <w:u w:val="single"/>
            </w:rPr>
          </w:rPrChange>
        </w:rPr>
        <w:t>Background</w:t>
      </w:r>
      <w:r w:rsidR="006A5647" w:rsidRPr="005109BB">
        <w:rPr>
          <w:rFonts w:ascii="Arial" w:hAnsi="Arial" w:cs="Arial"/>
          <w:b/>
          <w:sz w:val="20"/>
          <w:szCs w:val="20"/>
          <w:u w:val="single"/>
          <w:rPrChange w:id="33" w:author="George Glass" w:date="2022-08-04T15:40:00Z">
            <w:rPr>
              <w:rFonts w:cstheme="minorBidi"/>
              <w:b/>
              <w:u w:val="single"/>
            </w:rPr>
          </w:rPrChange>
        </w:rPr>
        <w:t xml:space="preserve"> </w:t>
      </w:r>
      <w:r w:rsidRPr="005109BB">
        <w:rPr>
          <w:rFonts w:ascii="Arial" w:hAnsi="Arial" w:cs="Arial"/>
          <w:sz w:val="20"/>
          <w:szCs w:val="20"/>
          <w:rPrChange w:id="34" w:author="George Glass" w:date="2022-08-04T15:40:00Z">
            <w:rPr>
              <w:rFonts w:cstheme="minorBidi"/>
            </w:rPr>
          </w:rPrChange>
        </w:rPr>
        <w:t xml:space="preserve"> </w:t>
      </w:r>
    </w:p>
    <w:p w14:paraId="568A5851" w14:textId="77777777" w:rsidR="006A5647" w:rsidRPr="005109BB" w:rsidRDefault="00A86C94" w:rsidP="007F7C39">
      <w:pPr>
        <w:spacing w:line="276" w:lineRule="auto"/>
        <w:rPr>
          <w:rFonts w:ascii="Arial" w:hAnsi="Arial" w:cs="Arial"/>
          <w:sz w:val="20"/>
          <w:szCs w:val="20"/>
          <w:rPrChange w:id="35" w:author="George Glass" w:date="2022-08-04T15:40:00Z">
            <w:rPr>
              <w:rFonts w:cstheme="minorHAnsi"/>
            </w:rPr>
          </w:rPrChange>
        </w:rPr>
      </w:pPr>
      <w:r w:rsidRPr="005109BB">
        <w:rPr>
          <w:rFonts w:ascii="Arial" w:hAnsi="Arial" w:cs="Arial"/>
          <w:bCs/>
          <w:sz w:val="20"/>
          <w:szCs w:val="20"/>
          <w:rPrChange w:id="36" w:author="George Glass" w:date="2022-08-04T15:40:00Z">
            <w:rPr>
              <w:rFonts w:cstheme="minorBidi"/>
              <w:bCs/>
            </w:rPr>
          </w:rPrChange>
        </w:rPr>
        <w:t xml:space="preserve">COVID-19 has exacerbated the difficulties faced by </w:t>
      </w:r>
      <w:r w:rsidR="00C7711E" w:rsidRPr="005109BB">
        <w:rPr>
          <w:rFonts w:ascii="Arial" w:hAnsi="Arial" w:cs="Arial"/>
          <w:bCs/>
          <w:sz w:val="20"/>
          <w:szCs w:val="20"/>
          <w:rPrChange w:id="37" w:author="George Glass" w:date="2022-08-04T15:40:00Z">
            <w:rPr>
              <w:rFonts w:cstheme="minorBidi"/>
              <w:bCs/>
            </w:rPr>
          </w:rPrChange>
        </w:rPr>
        <w:t xml:space="preserve">family </w:t>
      </w:r>
      <w:r w:rsidRPr="005109BB">
        <w:rPr>
          <w:rFonts w:ascii="Arial" w:hAnsi="Arial" w:cs="Arial"/>
          <w:bCs/>
          <w:sz w:val="20"/>
          <w:szCs w:val="20"/>
          <w:rPrChange w:id="38" w:author="George Glass" w:date="2022-08-04T15:40:00Z">
            <w:rPr>
              <w:rFonts w:cstheme="minorBidi"/>
              <w:bCs/>
            </w:rPr>
          </w:rPrChange>
        </w:rPr>
        <w:t xml:space="preserve">caregivers, who have to provide continuous ‘24/7’ care to persons with dementia with minimal formal and informal support. </w:t>
      </w:r>
      <w:r w:rsidR="007147A8" w:rsidRPr="005109BB">
        <w:rPr>
          <w:rFonts w:ascii="Arial" w:hAnsi="Arial" w:cs="Arial"/>
          <w:bCs/>
          <w:sz w:val="20"/>
          <w:szCs w:val="20"/>
          <w:rPrChange w:id="39" w:author="George Glass" w:date="2022-08-04T15:40:00Z">
            <w:rPr>
              <w:rFonts w:cstheme="minorBidi"/>
              <w:bCs/>
            </w:rPr>
          </w:rPrChange>
        </w:rPr>
        <w:t>Many</w:t>
      </w:r>
      <w:r w:rsidRPr="005109BB">
        <w:rPr>
          <w:rFonts w:ascii="Arial" w:hAnsi="Arial" w:cs="Arial"/>
          <w:bCs/>
          <w:sz w:val="20"/>
          <w:szCs w:val="20"/>
          <w:rPrChange w:id="40" w:author="George Glass" w:date="2022-08-04T15:40:00Z">
            <w:rPr>
              <w:rFonts w:cstheme="minorBidi"/>
              <w:bCs/>
            </w:rPr>
          </w:rPrChange>
        </w:rPr>
        <w:t xml:space="preserve"> have reported heightened levels of caregiving distress</w:t>
      </w:r>
      <w:r w:rsidR="00A027EE" w:rsidRPr="005109BB">
        <w:rPr>
          <w:rFonts w:ascii="Arial" w:hAnsi="Arial" w:cs="Arial"/>
          <w:bCs/>
          <w:sz w:val="20"/>
          <w:szCs w:val="20"/>
          <w:rPrChange w:id="41" w:author="George Glass" w:date="2022-08-04T15:40:00Z">
            <w:rPr>
              <w:rFonts w:cstheme="minorBidi"/>
              <w:bCs/>
            </w:rPr>
          </w:rPrChange>
        </w:rPr>
        <w:t>, isolation</w:t>
      </w:r>
      <w:r w:rsidRPr="005109BB">
        <w:rPr>
          <w:rFonts w:ascii="Arial" w:hAnsi="Arial" w:cs="Arial"/>
          <w:bCs/>
          <w:sz w:val="20"/>
          <w:szCs w:val="20"/>
          <w:rPrChange w:id="42" w:author="George Glass" w:date="2022-08-04T15:40:00Z">
            <w:rPr>
              <w:rFonts w:cstheme="minorBidi"/>
              <w:bCs/>
            </w:rPr>
          </w:rPrChange>
        </w:rPr>
        <w:t xml:space="preserve"> and burden during the pandemic, </w:t>
      </w:r>
      <w:del w:id="43" w:author="Glass George Frederick Jr" w:date="2022-08-03T13:59:00Z">
        <w:r w:rsidR="009A0B11" w:rsidRPr="005109BB" w:rsidDel="00C92877">
          <w:rPr>
            <w:rFonts w:ascii="Arial" w:hAnsi="Arial" w:cs="Arial"/>
            <w:bCs/>
            <w:sz w:val="20"/>
            <w:szCs w:val="20"/>
            <w:rPrChange w:id="44" w:author="George Glass" w:date="2022-08-04T15:40:00Z">
              <w:rPr>
                <w:rFonts w:cstheme="minorBidi"/>
                <w:bCs/>
              </w:rPr>
            </w:rPrChange>
          </w:rPr>
          <w:delText>with struggles in managing</w:delText>
        </w:r>
      </w:del>
      <w:ins w:id="45" w:author="Glass George Frederick Jr" w:date="2022-08-03T13:59:00Z">
        <w:r w:rsidR="00C92877" w:rsidRPr="005109BB">
          <w:rPr>
            <w:rFonts w:ascii="Arial" w:hAnsi="Arial" w:cs="Arial"/>
            <w:bCs/>
            <w:sz w:val="20"/>
            <w:szCs w:val="20"/>
            <w:rPrChange w:id="46" w:author="George Glass" w:date="2022-08-04T15:40:00Z">
              <w:rPr>
                <w:rFonts w:cstheme="minorBidi"/>
                <w:bCs/>
              </w:rPr>
            </w:rPrChange>
          </w:rPr>
          <w:t>struggling to manage</w:t>
        </w:r>
      </w:ins>
      <w:r w:rsidR="009A0B11" w:rsidRPr="005109BB">
        <w:rPr>
          <w:rFonts w:ascii="Arial" w:hAnsi="Arial" w:cs="Arial"/>
          <w:bCs/>
          <w:sz w:val="20"/>
          <w:szCs w:val="20"/>
          <w:rPrChange w:id="47" w:author="George Glass" w:date="2022-08-04T15:40:00Z">
            <w:rPr>
              <w:rFonts w:cstheme="minorBidi"/>
              <w:bCs/>
            </w:rPr>
          </w:rPrChange>
        </w:rPr>
        <w:t xml:space="preserve"> their loved ones’ e</w:t>
      </w:r>
      <w:r w:rsidR="005828CD" w:rsidRPr="005109BB">
        <w:rPr>
          <w:rFonts w:ascii="Arial" w:hAnsi="Arial" w:cs="Arial"/>
          <w:bCs/>
          <w:sz w:val="20"/>
          <w:szCs w:val="20"/>
          <w:rPrChange w:id="48" w:author="George Glass" w:date="2022-08-04T15:40:00Z">
            <w:rPr>
              <w:rFonts w:cstheme="minorBidi"/>
              <w:bCs/>
            </w:rPr>
          </w:rPrChange>
        </w:rPr>
        <w:t xml:space="preserve">scalating behavioural </w:t>
      </w:r>
      <w:r w:rsidR="00965D70" w:rsidRPr="005109BB">
        <w:rPr>
          <w:rFonts w:ascii="Arial" w:hAnsi="Arial" w:cs="Arial"/>
          <w:bCs/>
          <w:sz w:val="20"/>
          <w:szCs w:val="20"/>
          <w:rPrChange w:id="49" w:author="George Glass" w:date="2022-08-04T15:40:00Z">
            <w:rPr>
              <w:rFonts w:cstheme="minorBidi"/>
              <w:bCs/>
            </w:rPr>
          </w:rPrChange>
        </w:rPr>
        <w:t>disturbances</w:t>
      </w:r>
      <w:r w:rsidR="005828CD" w:rsidRPr="005109BB">
        <w:rPr>
          <w:rFonts w:ascii="Arial" w:hAnsi="Arial" w:cs="Arial"/>
          <w:bCs/>
          <w:sz w:val="20"/>
          <w:szCs w:val="20"/>
          <w:rPrChange w:id="50" w:author="George Glass" w:date="2022-08-04T15:40:00Z">
            <w:rPr>
              <w:rFonts w:cstheme="minorBidi"/>
              <w:bCs/>
            </w:rPr>
          </w:rPrChange>
        </w:rPr>
        <w:t xml:space="preserve"> </w:t>
      </w:r>
      <w:r w:rsidR="00B92A74" w:rsidRPr="005109BB">
        <w:rPr>
          <w:rFonts w:ascii="Arial" w:hAnsi="Arial" w:cs="Arial"/>
          <w:bCs/>
          <w:sz w:val="20"/>
          <w:szCs w:val="20"/>
          <w:rPrChange w:id="51" w:author="George Glass" w:date="2022-08-04T15:40:00Z">
            <w:rPr>
              <w:rFonts w:cstheme="minorBidi"/>
              <w:bCs/>
            </w:rPr>
          </w:rPrChange>
        </w:rPr>
        <w:t xml:space="preserve">and physical care needs. </w:t>
      </w:r>
      <w:r w:rsidR="006F4F89" w:rsidRPr="005109BB">
        <w:rPr>
          <w:rFonts w:ascii="Arial" w:hAnsi="Arial" w:cs="Arial"/>
          <w:bCs/>
          <w:sz w:val="20"/>
          <w:szCs w:val="20"/>
          <w:rPrChange w:id="52" w:author="George Glass" w:date="2022-08-04T15:40:00Z">
            <w:rPr>
              <w:rFonts w:cstheme="minorBidi"/>
              <w:bCs/>
            </w:rPr>
          </w:rPrChange>
        </w:rPr>
        <w:t>However, t</w:t>
      </w:r>
      <w:r w:rsidR="00B92A74" w:rsidRPr="005109BB">
        <w:rPr>
          <w:rFonts w:ascii="Arial" w:hAnsi="Arial" w:cs="Arial"/>
          <w:bCs/>
          <w:sz w:val="20"/>
          <w:szCs w:val="20"/>
          <w:rPrChange w:id="53" w:author="George Glass" w:date="2022-08-04T15:40:00Z">
            <w:rPr>
              <w:rFonts w:cstheme="minorBidi"/>
              <w:bCs/>
            </w:rPr>
          </w:rPrChange>
        </w:rPr>
        <w:t xml:space="preserve">here </w:t>
      </w:r>
      <w:r w:rsidRPr="005109BB">
        <w:rPr>
          <w:rFonts w:ascii="Arial" w:hAnsi="Arial" w:cs="Arial"/>
          <w:bCs/>
          <w:sz w:val="20"/>
          <w:szCs w:val="20"/>
          <w:rPrChange w:id="54" w:author="George Glass" w:date="2022-08-04T15:40:00Z">
            <w:rPr>
              <w:rFonts w:cstheme="minorBidi"/>
              <w:bCs/>
            </w:rPr>
          </w:rPrChange>
        </w:rPr>
        <w:t xml:space="preserve">remains a dearth of research </w:t>
      </w:r>
      <w:r w:rsidR="009D6612" w:rsidRPr="005109BB">
        <w:rPr>
          <w:rFonts w:ascii="Arial" w:hAnsi="Arial" w:cs="Arial"/>
          <w:bCs/>
          <w:sz w:val="20"/>
          <w:szCs w:val="20"/>
          <w:rPrChange w:id="55" w:author="George Glass" w:date="2022-08-04T15:40:00Z">
            <w:rPr>
              <w:rFonts w:cstheme="minorBidi"/>
              <w:bCs/>
            </w:rPr>
          </w:rPrChange>
        </w:rPr>
        <w:t>on</w:t>
      </w:r>
      <w:r w:rsidRPr="005109BB">
        <w:rPr>
          <w:rFonts w:ascii="Arial" w:hAnsi="Arial" w:cs="Arial"/>
          <w:bCs/>
          <w:sz w:val="20"/>
          <w:szCs w:val="20"/>
          <w:rPrChange w:id="56" w:author="George Glass" w:date="2022-08-04T15:40:00Z">
            <w:rPr>
              <w:rFonts w:cstheme="minorBidi"/>
              <w:bCs/>
            </w:rPr>
          </w:rPrChange>
        </w:rPr>
        <w:t xml:space="preserve"> their </w:t>
      </w:r>
      <w:r w:rsidR="00657B33" w:rsidRPr="005109BB">
        <w:rPr>
          <w:rFonts w:ascii="Arial" w:hAnsi="Arial" w:cs="Arial"/>
          <w:bCs/>
          <w:sz w:val="20"/>
          <w:szCs w:val="20"/>
          <w:rPrChange w:id="57" w:author="George Glass" w:date="2022-08-04T15:40:00Z">
            <w:rPr>
              <w:rFonts w:cstheme="minorBidi"/>
              <w:bCs/>
            </w:rPr>
          </w:rPrChange>
        </w:rPr>
        <w:t xml:space="preserve">everyday </w:t>
      </w:r>
      <w:r w:rsidRPr="005109BB">
        <w:rPr>
          <w:rFonts w:ascii="Arial" w:hAnsi="Arial" w:cs="Arial"/>
          <w:sz w:val="20"/>
          <w:szCs w:val="20"/>
          <w:rPrChange w:id="58" w:author="George Glass" w:date="2022-08-04T15:40:00Z">
            <w:rPr>
              <w:rFonts w:cstheme="minorHAnsi"/>
            </w:rPr>
          </w:rPrChange>
        </w:rPr>
        <w:t>lived experiences of providing continuous care with little respite</w:t>
      </w:r>
      <w:r w:rsidR="002D6E8A" w:rsidRPr="005109BB">
        <w:rPr>
          <w:rFonts w:ascii="Arial" w:hAnsi="Arial" w:cs="Arial"/>
          <w:sz w:val="20"/>
          <w:szCs w:val="20"/>
          <w:rPrChange w:id="59" w:author="George Glass" w:date="2022-08-04T15:40:00Z">
            <w:rPr>
              <w:rFonts w:cstheme="minorHAnsi"/>
            </w:rPr>
          </w:rPrChange>
        </w:rPr>
        <w:t>,</w:t>
      </w:r>
      <w:r w:rsidRPr="005109BB">
        <w:rPr>
          <w:rFonts w:ascii="Arial" w:hAnsi="Arial" w:cs="Arial"/>
          <w:sz w:val="20"/>
          <w:szCs w:val="20"/>
          <w:rPrChange w:id="60" w:author="George Glass" w:date="2022-08-04T15:40:00Z">
            <w:rPr>
              <w:rFonts w:cstheme="minorHAnsi"/>
            </w:rPr>
          </w:rPrChange>
        </w:rPr>
        <w:t xml:space="preserve"> and </w:t>
      </w:r>
      <w:r w:rsidR="00065B98" w:rsidRPr="005109BB">
        <w:rPr>
          <w:rFonts w:ascii="Arial" w:hAnsi="Arial" w:cs="Arial"/>
          <w:sz w:val="20"/>
          <w:szCs w:val="20"/>
          <w:rPrChange w:id="61" w:author="George Glass" w:date="2022-08-04T15:40:00Z">
            <w:rPr>
              <w:rFonts w:cstheme="minorHAnsi"/>
            </w:rPr>
          </w:rPrChange>
        </w:rPr>
        <w:t>the</w:t>
      </w:r>
      <w:r w:rsidRPr="005109BB">
        <w:rPr>
          <w:rFonts w:ascii="Arial" w:hAnsi="Arial" w:cs="Arial"/>
          <w:sz w:val="20"/>
          <w:szCs w:val="20"/>
          <w:rPrChange w:id="62" w:author="George Glass" w:date="2022-08-04T15:40:00Z">
            <w:rPr>
              <w:rFonts w:cstheme="minorHAnsi"/>
            </w:rPr>
          </w:rPrChange>
        </w:rPr>
        <w:t xml:space="preserve"> </w:t>
      </w:r>
      <w:r w:rsidR="009E057A" w:rsidRPr="005109BB">
        <w:rPr>
          <w:rFonts w:ascii="Arial" w:hAnsi="Arial" w:cs="Arial"/>
          <w:sz w:val="20"/>
          <w:szCs w:val="20"/>
          <w:rPrChange w:id="63" w:author="George Glass" w:date="2022-08-04T15:40:00Z">
            <w:rPr>
              <w:rFonts w:cstheme="minorHAnsi"/>
            </w:rPr>
          </w:rPrChange>
        </w:rPr>
        <w:t>cascading</w:t>
      </w:r>
      <w:r w:rsidR="00077F84" w:rsidRPr="005109BB">
        <w:rPr>
          <w:rFonts w:ascii="Arial" w:hAnsi="Arial" w:cs="Arial"/>
          <w:sz w:val="20"/>
          <w:szCs w:val="20"/>
          <w:rPrChange w:id="64" w:author="George Glass" w:date="2022-08-04T15:40:00Z">
            <w:rPr>
              <w:rFonts w:cstheme="minorHAnsi"/>
            </w:rPr>
          </w:rPrChange>
        </w:rPr>
        <w:t xml:space="preserve"> </w:t>
      </w:r>
      <w:r w:rsidRPr="005109BB">
        <w:rPr>
          <w:rFonts w:ascii="Arial" w:hAnsi="Arial" w:cs="Arial"/>
          <w:sz w:val="20"/>
          <w:szCs w:val="20"/>
          <w:rPrChange w:id="65" w:author="George Glass" w:date="2022-08-04T15:40:00Z">
            <w:rPr>
              <w:rFonts w:cstheme="minorHAnsi"/>
            </w:rPr>
          </w:rPrChange>
        </w:rPr>
        <w:t>impact</w:t>
      </w:r>
      <w:r w:rsidR="00077F84" w:rsidRPr="005109BB">
        <w:rPr>
          <w:rFonts w:ascii="Arial" w:hAnsi="Arial" w:cs="Arial"/>
          <w:sz w:val="20"/>
          <w:szCs w:val="20"/>
          <w:rPrChange w:id="66" w:author="George Glass" w:date="2022-08-04T15:40:00Z">
            <w:rPr>
              <w:rFonts w:cstheme="minorHAnsi"/>
            </w:rPr>
          </w:rPrChange>
        </w:rPr>
        <w:t>s</w:t>
      </w:r>
      <w:r w:rsidRPr="005109BB">
        <w:rPr>
          <w:rFonts w:ascii="Arial" w:hAnsi="Arial" w:cs="Arial"/>
          <w:sz w:val="20"/>
          <w:szCs w:val="20"/>
          <w:rPrChange w:id="67" w:author="George Glass" w:date="2022-08-04T15:40:00Z">
            <w:rPr>
              <w:rFonts w:cstheme="minorHAnsi"/>
            </w:rPr>
          </w:rPrChange>
        </w:rPr>
        <w:t xml:space="preserve"> of such ‘24/7’ caregiving.</w:t>
      </w:r>
    </w:p>
    <w:p w14:paraId="146AFD23" w14:textId="77777777" w:rsidR="009D720C" w:rsidRPr="005109BB" w:rsidRDefault="009D720C" w:rsidP="0062155C">
      <w:pPr>
        <w:spacing w:line="276" w:lineRule="auto"/>
        <w:rPr>
          <w:rFonts w:ascii="Arial" w:hAnsi="Arial" w:cs="Arial"/>
          <w:b/>
          <w:sz w:val="20"/>
          <w:szCs w:val="20"/>
          <w:u w:val="single"/>
          <w:rPrChange w:id="68" w:author="George Glass" w:date="2022-08-04T15:40:00Z">
            <w:rPr>
              <w:rFonts w:cstheme="minorBidi"/>
              <w:b/>
              <w:u w:val="single"/>
            </w:rPr>
          </w:rPrChange>
        </w:rPr>
      </w:pPr>
    </w:p>
    <w:p w14:paraId="677DD5CB" w14:textId="77777777" w:rsidR="009D720C" w:rsidRPr="005109BB" w:rsidRDefault="009D720C" w:rsidP="009D720C">
      <w:pPr>
        <w:spacing w:line="276" w:lineRule="auto"/>
        <w:rPr>
          <w:rFonts w:ascii="Arial" w:hAnsi="Arial" w:cs="Arial"/>
          <w:b/>
          <w:sz w:val="20"/>
          <w:szCs w:val="20"/>
          <w:u w:val="single"/>
          <w:rPrChange w:id="69" w:author="George Glass" w:date="2022-08-04T15:40:00Z">
            <w:rPr>
              <w:rFonts w:cstheme="minorBidi"/>
              <w:b/>
              <w:u w:val="single"/>
            </w:rPr>
          </w:rPrChange>
        </w:rPr>
      </w:pPr>
      <w:r w:rsidRPr="005109BB">
        <w:rPr>
          <w:rFonts w:ascii="Arial" w:hAnsi="Arial" w:cs="Arial"/>
          <w:b/>
          <w:sz w:val="20"/>
          <w:szCs w:val="20"/>
          <w:u w:val="single"/>
          <w:rPrChange w:id="70" w:author="George Glass" w:date="2022-08-04T15:40:00Z">
            <w:rPr>
              <w:rFonts w:cstheme="minorBidi"/>
              <w:b/>
              <w:u w:val="single"/>
            </w:rPr>
          </w:rPrChange>
        </w:rPr>
        <w:t>Methods</w:t>
      </w:r>
    </w:p>
    <w:p w14:paraId="617FC1C8" w14:textId="77777777" w:rsidR="00131E7E" w:rsidRPr="005109BB" w:rsidRDefault="00131E7E" w:rsidP="0062155C">
      <w:pPr>
        <w:spacing w:line="276" w:lineRule="auto"/>
        <w:rPr>
          <w:rFonts w:ascii="Arial" w:hAnsi="Arial" w:cs="Arial"/>
          <w:b/>
          <w:sz w:val="20"/>
          <w:szCs w:val="20"/>
          <w:u w:val="single"/>
          <w:rPrChange w:id="71" w:author="George Glass" w:date="2022-08-04T15:40:00Z">
            <w:rPr>
              <w:rFonts w:cstheme="minorBidi"/>
              <w:b/>
              <w:u w:val="single"/>
            </w:rPr>
          </w:rPrChange>
        </w:rPr>
      </w:pPr>
      <w:r w:rsidRPr="005109BB">
        <w:rPr>
          <w:rFonts w:ascii="Arial" w:hAnsi="Arial" w:cs="Arial"/>
          <w:sz w:val="20"/>
          <w:szCs w:val="20"/>
          <w:rPrChange w:id="72" w:author="George Glass" w:date="2022-08-04T15:40:00Z">
            <w:rPr>
              <w:rFonts w:cstheme="minorHAnsi"/>
            </w:rPr>
          </w:rPrChange>
        </w:rPr>
        <w:t xml:space="preserve">The present study draws interview data </w:t>
      </w:r>
      <w:r w:rsidR="006A4E2F" w:rsidRPr="005109BB">
        <w:rPr>
          <w:rFonts w:ascii="Arial" w:hAnsi="Arial" w:cs="Arial"/>
          <w:sz w:val="20"/>
          <w:szCs w:val="20"/>
          <w:rPrChange w:id="73" w:author="George Glass" w:date="2022-08-04T15:40:00Z">
            <w:rPr>
              <w:rFonts w:cstheme="minorHAnsi"/>
            </w:rPr>
          </w:rPrChange>
        </w:rPr>
        <w:t xml:space="preserve">(December 2020 to November 2021) </w:t>
      </w:r>
      <w:r w:rsidRPr="005109BB">
        <w:rPr>
          <w:rFonts w:ascii="Arial" w:hAnsi="Arial" w:cs="Arial"/>
          <w:sz w:val="20"/>
          <w:szCs w:val="20"/>
          <w:rPrChange w:id="74" w:author="George Glass" w:date="2022-08-04T15:40:00Z">
            <w:rPr>
              <w:rFonts w:cstheme="minorHAnsi"/>
            </w:rPr>
          </w:rPrChange>
        </w:rPr>
        <w:t>with</w:t>
      </w:r>
      <w:r w:rsidR="00053735" w:rsidRPr="005109BB">
        <w:rPr>
          <w:rFonts w:ascii="Arial" w:hAnsi="Arial" w:cs="Arial"/>
          <w:sz w:val="20"/>
          <w:szCs w:val="20"/>
          <w:rPrChange w:id="75" w:author="George Glass" w:date="2022-08-04T15:40:00Z">
            <w:rPr>
              <w:rFonts w:cstheme="minorHAnsi"/>
            </w:rPr>
          </w:rPrChange>
        </w:rPr>
        <w:t xml:space="preserve"> family</w:t>
      </w:r>
      <w:r w:rsidRPr="005109BB">
        <w:rPr>
          <w:rFonts w:ascii="Arial" w:hAnsi="Arial" w:cs="Arial"/>
          <w:sz w:val="20"/>
          <w:szCs w:val="20"/>
          <w:rPrChange w:id="76" w:author="George Glass" w:date="2022-08-04T15:40:00Z">
            <w:rPr>
              <w:rFonts w:cstheme="minorHAnsi"/>
            </w:rPr>
          </w:rPrChange>
        </w:rPr>
        <w:t xml:space="preserve"> dementia caregivers (N=7) from a larger study on Carer Matters, a </w:t>
      </w:r>
      <w:r w:rsidR="00A06DEF" w:rsidRPr="005109BB">
        <w:rPr>
          <w:rFonts w:ascii="Arial" w:hAnsi="Arial" w:cs="Arial"/>
          <w:sz w:val="20"/>
          <w:szCs w:val="20"/>
          <w:rPrChange w:id="77" w:author="George Glass" w:date="2022-08-04T15:40:00Z">
            <w:rPr>
              <w:rFonts w:cstheme="minorHAnsi"/>
            </w:rPr>
          </w:rPrChange>
        </w:rPr>
        <w:t xml:space="preserve">Singapore </w:t>
      </w:r>
      <w:r w:rsidRPr="005109BB">
        <w:rPr>
          <w:rFonts w:ascii="Arial" w:hAnsi="Arial" w:cs="Arial"/>
          <w:sz w:val="20"/>
          <w:szCs w:val="20"/>
          <w:rPrChange w:id="78" w:author="George Glass" w:date="2022-08-04T15:40:00Z">
            <w:rPr>
              <w:rFonts w:cstheme="minorHAnsi"/>
            </w:rPr>
          </w:rPrChange>
        </w:rPr>
        <w:t>hospital-based holistic caregiver support programme held</w:t>
      </w:r>
      <w:r w:rsidR="00EB627C" w:rsidRPr="005109BB">
        <w:rPr>
          <w:rFonts w:ascii="Arial" w:hAnsi="Arial" w:cs="Arial"/>
          <w:sz w:val="20"/>
          <w:szCs w:val="20"/>
          <w:rPrChange w:id="79" w:author="George Glass" w:date="2022-08-04T15:40:00Z">
            <w:rPr>
              <w:rFonts w:cstheme="minorHAnsi"/>
            </w:rPr>
          </w:rPrChange>
        </w:rPr>
        <w:t xml:space="preserve"> </w:t>
      </w:r>
      <w:r w:rsidRPr="005109BB">
        <w:rPr>
          <w:rFonts w:ascii="Arial" w:hAnsi="Arial" w:cs="Arial"/>
          <w:sz w:val="20"/>
          <w:szCs w:val="20"/>
          <w:rPrChange w:id="80" w:author="George Glass" w:date="2022-08-04T15:40:00Z">
            <w:rPr>
              <w:rFonts w:cstheme="minorHAnsi"/>
            </w:rPr>
          </w:rPrChange>
        </w:rPr>
        <w:t xml:space="preserve">during </w:t>
      </w:r>
      <w:r w:rsidR="006F4642" w:rsidRPr="005109BB">
        <w:rPr>
          <w:rFonts w:ascii="Arial" w:hAnsi="Arial" w:cs="Arial"/>
          <w:sz w:val="20"/>
          <w:szCs w:val="20"/>
          <w:rPrChange w:id="81" w:author="George Glass" w:date="2022-08-04T15:40:00Z">
            <w:rPr>
              <w:rFonts w:cstheme="minorHAnsi"/>
            </w:rPr>
          </w:rPrChange>
        </w:rPr>
        <w:t xml:space="preserve">the </w:t>
      </w:r>
      <w:r w:rsidRPr="005109BB">
        <w:rPr>
          <w:rFonts w:ascii="Arial" w:hAnsi="Arial" w:cs="Arial"/>
          <w:sz w:val="20"/>
          <w:szCs w:val="20"/>
          <w:rPrChange w:id="82" w:author="George Glass" w:date="2022-08-04T15:40:00Z">
            <w:rPr>
              <w:rFonts w:cstheme="minorHAnsi"/>
            </w:rPr>
          </w:rPrChange>
        </w:rPr>
        <w:t>COVID-19</w:t>
      </w:r>
      <w:r w:rsidR="006F4642" w:rsidRPr="005109BB">
        <w:rPr>
          <w:rFonts w:ascii="Arial" w:hAnsi="Arial" w:cs="Arial"/>
          <w:sz w:val="20"/>
          <w:szCs w:val="20"/>
          <w:rPrChange w:id="83" w:author="George Glass" w:date="2022-08-04T15:40:00Z">
            <w:rPr>
              <w:rFonts w:cstheme="minorHAnsi"/>
            </w:rPr>
          </w:rPrChange>
        </w:rPr>
        <w:t xml:space="preserve"> pandemic</w:t>
      </w:r>
      <w:r w:rsidR="00EB4BF6" w:rsidRPr="005109BB">
        <w:rPr>
          <w:rFonts w:ascii="Arial" w:hAnsi="Arial" w:cs="Arial"/>
          <w:sz w:val="20"/>
          <w:szCs w:val="20"/>
          <w:rPrChange w:id="84" w:author="George Glass" w:date="2022-08-04T15:40:00Z">
            <w:rPr>
              <w:rFonts w:cstheme="minorHAnsi"/>
            </w:rPr>
          </w:rPrChange>
        </w:rPr>
        <w:t>. S</w:t>
      </w:r>
      <w:r w:rsidRPr="005109BB">
        <w:rPr>
          <w:rFonts w:ascii="Arial" w:hAnsi="Arial" w:cs="Arial"/>
          <w:sz w:val="20"/>
          <w:szCs w:val="20"/>
          <w:rPrChange w:id="85" w:author="George Glass" w:date="2022-08-04T15:40:00Z">
            <w:rPr>
              <w:rFonts w:cstheme="minorHAnsi"/>
            </w:rPr>
          </w:rPrChange>
        </w:rPr>
        <w:t xml:space="preserve">econdary thematic analysis </w:t>
      </w:r>
      <w:r w:rsidR="00EB4BF6" w:rsidRPr="005109BB">
        <w:rPr>
          <w:rFonts w:ascii="Arial" w:hAnsi="Arial" w:cs="Arial"/>
          <w:sz w:val="20"/>
          <w:szCs w:val="20"/>
          <w:rPrChange w:id="86" w:author="George Glass" w:date="2022-08-04T15:40:00Z">
            <w:rPr>
              <w:rFonts w:cstheme="minorHAnsi"/>
            </w:rPr>
          </w:rPrChange>
        </w:rPr>
        <w:t xml:space="preserve">was subsequently conducted. </w:t>
      </w:r>
    </w:p>
    <w:p w14:paraId="7D3A0B37" w14:textId="77777777" w:rsidR="0062155C" w:rsidRPr="005109BB" w:rsidRDefault="0062155C" w:rsidP="0062155C">
      <w:pPr>
        <w:spacing w:line="276" w:lineRule="auto"/>
        <w:rPr>
          <w:rFonts w:ascii="Arial" w:hAnsi="Arial" w:cs="Arial"/>
          <w:b/>
          <w:sz w:val="20"/>
          <w:szCs w:val="20"/>
          <w:u w:val="single"/>
          <w:rPrChange w:id="87" w:author="George Glass" w:date="2022-08-04T15:40:00Z">
            <w:rPr>
              <w:rFonts w:cstheme="minorBidi"/>
              <w:b/>
              <w:u w:val="single"/>
            </w:rPr>
          </w:rPrChange>
        </w:rPr>
      </w:pPr>
    </w:p>
    <w:p w14:paraId="36CD3CF5" w14:textId="77777777" w:rsidR="0062155C" w:rsidRPr="005109BB" w:rsidRDefault="00B50877" w:rsidP="0062155C">
      <w:pPr>
        <w:spacing w:line="276" w:lineRule="auto"/>
        <w:rPr>
          <w:rFonts w:ascii="Arial" w:hAnsi="Arial" w:cs="Arial"/>
          <w:sz w:val="20"/>
          <w:szCs w:val="20"/>
          <w:rPrChange w:id="88" w:author="George Glass" w:date="2022-08-04T15:40:00Z">
            <w:rPr>
              <w:rFonts w:cstheme="minorBidi"/>
            </w:rPr>
          </w:rPrChange>
        </w:rPr>
      </w:pPr>
      <w:r w:rsidRPr="005109BB">
        <w:rPr>
          <w:rFonts w:ascii="Arial" w:hAnsi="Arial" w:cs="Arial"/>
          <w:b/>
          <w:sz w:val="20"/>
          <w:szCs w:val="20"/>
          <w:u w:val="single"/>
          <w:rPrChange w:id="89" w:author="George Glass" w:date="2022-08-04T15:40:00Z">
            <w:rPr>
              <w:rFonts w:cstheme="minorBidi"/>
              <w:b/>
              <w:u w:val="single"/>
            </w:rPr>
          </w:rPrChange>
        </w:rPr>
        <w:t>Results</w:t>
      </w:r>
    </w:p>
    <w:p w14:paraId="7AA86621" w14:textId="77777777" w:rsidR="004E472D" w:rsidRPr="005109BB" w:rsidRDefault="004E472D" w:rsidP="0062155C">
      <w:pPr>
        <w:spacing w:line="276" w:lineRule="auto"/>
        <w:rPr>
          <w:rFonts w:ascii="Arial" w:hAnsi="Arial" w:cs="Arial"/>
          <w:sz w:val="20"/>
          <w:szCs w:val="20"/>
          <w:rPrChange w:id="90" w:author="George Glass" w:date="2022-08-04T15:40:00Z">
            <w:rPr/>
          </w:rPrChange>
        </w:rPr>
      </w:pPr>
      <w:r w:rsidRPr="005109BB">
        <w:rPr>
          <w:rFonts w:ascii="Arial" w:hAnsi="Arial" w:cs="Arial"/>
          <w:sz w:val="20"/>
          <w:szCs w:val="20"/>
          <w:rPrChange w:id="91" w:author="George Glass" w:date="2022-08-04T15:40:00Z">
            <w:rPr/>
          </w:rPrChange>
        </w:rPr>
        <w:t xml:space="preserve">Findings </w:t>
      </w:r>
      <w:r w:rsidR="003C389E" w:rsidRPr="005109BB">
        <w:rPr>
          <w:rFonts w:ascii="Arial" w:hAnsi="Arial" w:cs="Arial"/>
          <w:sz w:val="20"/>
          <w:szCs w:val="20"/>
          <w:rPrChange w:id="92" w:author="George Glass" w:date="2022-08-04T15:40:00Z">
            <w:rPr/>
          </w:rPrChange>
        </w:rPr>
        <w:t>identified</w:t>
      </w:r>
      <w:r w:rsidRPr="005109BB">
        <w:rPr>
          <w:rFonts w:ascii="Arial" w:hAnsi="Arial" w:cs="Arial"/>
          <w:sz w:val="20"/>
          <w:szCs w:val="20"/>
          <w:rPrChange w:id="93" w:author="George Glass" w:date="2022-08-04T15:40:00Z">
            <w:rPr/>
          </w:rPrChange>
        </w:rPr>
        <w:t xml:space="preserve"> three themes that </w:t>
      </w:r>
      <w:r w:rsidR="00EF7E45" w:rsidRPr="005109BB">
        <w:rPr>
          <w:rFonts w:ascii="Arial" w:hAnsi="Arial" w:cs="Arial"/>
          <w:sz w:val="20"/>
          <w:szCs w:val="20"/>
          <w:rPrChange w:id="94" w:author="George Glass" w:date="2022-08-04T15:40:00Z">
            <w:rPr/>
          </w:rPrChange>
        </w:rPr>
        <w:t>elucidated</w:t>
      </w:r>
      <w:r w:rsidRPr="005109BB">
        <w:rPr>
          <w:rFonts w:ascii="Arial" w:hAnsi="Arial" w:cs="Arial"/>
          <w:sz w:val="20"/>
          <w:szCs w:val="20"/>
          <w:rPrChange w:id="95" w:author="George Glass" w:date="2022-08-04T15:40:00Z">
            <w:rPr/>
          </w:rPrChange>
        </w:rPr>
        <w:t xml:space="preserve"> the shared experiences of ‘24/7’ caregivers: </w:t>
      </w:r>
      <w:r w:rsidRPr="005109BB">
        <w:rPr>
          <w:rFonts w:ascii="Arial" w:hAnsi="Arial" w:cs="Arial"/>
          <w:bCs/>
          <w:sz w:val="20"/>
          <w:szCs w:val="20"/>
          <w:highlight w:val="white"/>
          <w:rPrChange w:id="96" w:author="George Glass" w:date="2022-08-04T15:40:00Z">
            <w:rPr>
              <w:bCs/>
              <w:highlight w:val="white"/>
            </w:rPr>
          </w:rPrChange>
        </w:rPr>
        <w:t>1) A World Overturned</w:t>
      </w:r>
      <w:ins w:id="97" w:author="Glass George Frederick Jr" w:date="2022-08-03T13:59:00Z">
        <w:r w:rsidR="00C92877" w:rsidRPr="005109BB">
          <w:rPr>
            <w:rFonts w:ascii="Arial" w:hAnsi="Arial" w:cs="Arial"/>
            <w:bCs/>
            <w:sz w:val="20"/>
            <w:szCs w:val="20"/>
            <w:highlight w:val="white"/>
            <w:rPrChange w:id="98" w:author="George Glass" w:date="2022-08-04T15:40:00Z">
              <w:rPr>
                <w:bCs/>
                <w:highlight w:val="white"/>
              </w:rPr>
            </w:rPrChange>
          </w:rPr>
          <w:t xml:space="preserve"> -</w:t>
        </w:r>
      </w:ins>
      <w:del w:id="99" w:author="Glass George Frederick Jr" w:date="2022-08-03T13:59:00Z">
        <w:r w:rsidRPr="005109BB" w:rsidDel="00C92877">
          <w:rPr>
            <w:rFonts w:ascii="Arial" w:hAnsi="Arial" w:cs="Arial"/>
            <w:bCs/>
            <w:sz w:val="20"/>
            <w:szCs w:val="20"/>
            <w:highlight w:val="white"/>
            <w:rPrChange w:id="100" w:author="George Glass" w:date="2022-08-04T15:40:00Z">
              <w:rPr>
                <w:bCs/>
                <w:highlight w:val="white"/>
              </w:rPr>
            </w:rPrChange>
          </w:rPr>
          <w:delText>,</w:delText>
        </w:r>
      </w:del>
      <w:r w:rsidRPr="005109BB">
        <w:rPr>
          <w:rFonts w:ascii="Arial" w:hAnsi="Arial" w:cs="Arial"/>
          <w:bCs/>
          <w:sz w:val="20"/>
          <w:szCs w:val="20"/>
          <w:highlight w:val="white"/>
          <w:rPrChange w:id="101" w:author="George Glass" w:date="2022-08-04T15:40:00Z">
            <w:rPr>
              <w:bCs/>
              <w:highlight w:val="white"/>
            </w:rPr>
          </w:rPrChange>
        </w:rPr>
        <w:t xml:space="preserve"> the </w:t>
      </w:r>
      <w:r w:rsidRPr="005109BB">
        <w:rPr>
          <w:rFonts w:ascii="Arial" w:hAnsi="Arial" w:cs="Arial"/>
          <w:bCs/>
          <w:sz w:val="20"/>
          <w:szCs w:val="20"/>
          <w:rPrChange w:id="102" w:author="George Glass" w:date="2022-08-04T15:40:00Z">
            <w:rPr>
              <w:bCs/>
            </w:rPr>
          </w:rPrChange>
        </w:rPr>
        <w:t>increase in caregiving intensity and</w:t>
      </w:r>
      <w:r w:rsidR="00841425" w:rsidRPr="005109BB">
        <w:rPr>
          <w:rFonts w:ascii="Arial" w:hAnsi="Arial" w:cs="Arial"/>
          <w:bCs/>
          <w:sz w:val="20"/>
          <w:szCs w:val="20"/>
          <w:rPrChange w:id="103" w:author="George Glass" w:date="2022-08-04T15:40:00Z">
            <w:rPr>
              <w:bCs/>
            </w:rPr>
          </w:rPrChange>
        </w:rPr>
        <w:t xml:space="preserve"> physical/</w:t>
      </w:r>
      <w:r w:rsidR="00904DD3" w:rsidRPr="005109BB">
        <w:rPr>
          <w:rFonts w:ascii="Arial" w:hAnsi="Arial" w:cs="Arial"/>
          <w:bCs/>
          <w:sz w:val="20"/>
          <w:szCs w:val="20"/>
          <w:rPrChange w:id="104" w:author="George Glass" w:date="2022-08-04T15:40:00Z">
            <w:rPr>
              <w:bCs/>
            </w:rPr>
          </w:rPrChange>
        </w:rPr>
        <w:t>emotional</w:t>
      </w:r>
      <w:r w:rsidRPr="005109BB">
        <w:rPr>
          <w:rFonts w:ascii="Arial" w:hAnsi="Arial" w:cs="Arial"/>
          <w:bCs/>
          <w:sz w:val="20"/>
          <w:szCs w:val="20"/>
          <w:rPrChange w:id="105" w:author="George Glass" w:date="2022-08-04T15:40:00Z">
            <w:rPr>
              <w:bCs/>
            </w:rPr>
          </w:rPrChange>
        </w:rPr>
        <w:t xml:space="preserve"> burden </w:t>
      </w:r>
      <w:r w:rsidR="00315DFC" w:rsidRPr="005109BB">
        <w:rPr>
          <w:rFonts w:ascii="Arial" w:hAnsi="Arial" w:cs="Arial"/>
          <w:sz w:val="20"/>
          <w:szCs w:val="20"/>
          <w:rPrChange w:id="106" w:author="George Glass" w:date="2022-08-04T15:40:00Z">
            <w:rPr>
              <w:rFonts w:cstheme="minorBidi"/>
            </w:rPr>
          </w:rPrChange>
        </w:rPr>
        <w:t>attributed</w:t>
      </w:r>
      <w:r w:rsidRPr="005109BB">
        <w:rPr>
          <w:rFonts w:ascii="Arial" w:hAnsi="Arial" w:cs="Arial"/>
          <w:sz w:val="20"/>
          <w:szCs w:val="20"/>
          <w:rPrChange w:id="107" w:author="George Glass" w:date="2022-08-04T15:40:00Z">
            <w:rPr>
              <w:rFonts w:cstheme="minorBidi"/>
            </w:rPr>
          </w:rPrChange>
        </w:rPr>
        <w:t xml:space="preserve"> to </w:t>
      </w:r>
      <w:r w:rsidR="003D0A54" w:rsidRPr="005109BB">
        <w:rPr>
          <w:rFonts w:ascii="Arial" w:hAnsi="Arial" w:cs="Arial"/>
          <w:sz w:val="20"/>
          <w:szCs w:val="20"/>
          <w:rPrChange w:id="108" w:author="George Glass" w:date="2022-08-04T15:40:00Z">
            <w:rPr>
              <w:rFonts w:cstheme="minorBidi"/>
            </w:rPr>
          </w:rPrChange>
        </w:rPr>
        <w:t xml:space="preserve">disruptions </w:t>
      </w:r>
      <w:r w:rsidR="006576B6" w:rsidRPr="005109BB">
        <w:rPr>
          <w:rFonts w:ascii="Arial" w:hAnsi="Arial" w:cs="Arial"/>
          <w:sz w:val="20"/>
          <w:szCs w:val="20"/>
          <w:rPrChange w:id="109" w:author="George Glass" w:date="2022-08-04T15:40:00Z">
            <w:rPr>
              <w:rFonts w:cstheme="minorBidi"/>
            </w:rPr>
          </w:rPrChange>
        </w:rPr>
        <w:t>caused by the</w:t>
      </w:r>
      <w:r w:rsidR="003D0A54" w:rsidRPr="005109BB">
        <w:rPr>
          <w:rFonts w:ascii="Arial" w:hAnsi="Arial" w:cs="Arial"/>
          <w:sz w:val="20"/>
          <w:szCs w:val="20"/>
          <w:rPrChange w:id="110" w:author="George Glass" w:date="2022-08-04T15:40:00Z">
            <w:rPr>
              <w:rFonts w:cstheme="minorBidi"/>
            </w:rPr>
          </w:rPrChange>
        </w:rPr>
        <w:t xml:space="preserve"> </w:t>
      </w:r>
      <w:r w:rsidRPr="005109BB">
        <w:rPr>
          <w:rFonts w:ascii="Arial" w:hAnsi="Arial" w:cs="Arial"/>
          <w:sz w:val="20"/>
          <w:szCs w:val="20"/>
          <w:rPrChange w:id="111" w:author="George Glass" w:date="2022-08-04T15:40:00Z">
            <w:rPr>
              <w:rFonts w:cstheme="minorBidi"/>
            </w:rPr>
          </w:rPrChange>
        </w:rPr>
        <w:t>pandemic</w:t>
      </w:r>
      <w:r w:rsidR="00AF1FC6" w:rsidRPr="005109BB">
        <w:rPr>
          <w:rFonts w:ascii="Arial" w:hAnsi="Arial" w:cs="Arial"/>
          <w:sz w:val="20"/>
          <w:szCs w:val="20"/>
          <w:rPrChange w:id="112" w:author="George Glass" w:date="2022-08-04T15:40:00Z">
            <w:rPr>
              <w:rFonts w:cstheme="minorBidi"/>
            </w:rPr>
          </w:rPrChange>
        </w:rPr>
        <w:t xml:space="preserve"> and</w:t>
      </w:r>
      <w:r w:rsidR="00E507C5" w:rsidRPr="005109BB">
        <w:rPr>
          <w:rFonts w:ascii="Arial" w:hAnsi="Arial" w:cs="Arial"/>
          <w:sz w:val="20"/>
          <w:szCs w:val="20"/>
          <w:rPrChange w:id="113" w:author="George Glass" w:date="2022-08-04T15:40:00Z">
            <w:rPr>
              <w:rFonts w:cstheme="minorBidi"/>
            </w:rPr>
          </w:rPrChange>
        </w:rPr>
        <w:t xml:space="preserve"> escalating behavioural disturbances</w:t>
      </w:r>
      <w:r w:rsidR="00BB6FA3" w:rsidRPr="005109BB">
        <w:rPr>
          <w:rFonts w:ascii="Arial" w:hAnsi="Arial" w:cs="Arial"/>
          <w:sz w:val="20"/>
          <w:szCs w:val="20"/>
          <w:rPrChange w:id="114" w:author="George Glass" w:date="2022-08-04T15:40:00Z">
            <w:rPr>
              <w:rFonts w:cstheme="minorBidi"/>
            </w:rPr>
          </w:rPrChange>
        </w:rPr>
        <w:t xml:space="preserve"> in </w:t>
      </w:r>
      <w:r w:rsidR="00B64B58" w:rsidRPr="005109BB">
        <w:rPr>
          <w:rFonts w:ascii="Arial" w:hAnsi="Arial" w:cs="Arial"/>
          <w:sz w:val="20"/>
          <w:szCs w:val="20"/>
          <w:rPrChange w:id="115" w:author="George Glass" w:date="2022-08-04T15:40:00Z">
            <w:rPr>
              <w:rFonts w:cstheme="minorBidi"/>
            </w:rPr>
          </w:rPrChange>
        </w:rPr>
        <w:t xml:space="preserve">dementia </w:t>
      </w:r>
      <w:r w:rsidR="00BB6FA3" w:rsidRPr="005109BB">
        <w:rPr>
          <w:rFonts w:ascii="Arial" w:hAnsi="Arial" w:cs="Arial"/>
          <w:sz w:val="20"/>
          <w:szCs w:val="20"/>
          <w:rPrChange w:id="116" w:author="George Glass" w:date="2022-08-04T15:40:00Z">
            <w:rPr>
              <w:rFonts w:cstheme="minorBidi"/>
            </w:rPr>
          </w:rPrChange>
        </w:rPr>
        <w:t>care-recipients</w:t>
      </w:r>
      <w:r w:rsidR="0025702E" w:rsidRPr="005109BB">
        <w:rPr>
          <w:rFonts w:ascii="Arial" w:hAnsi="Arial" w:cs="Arial"/>
          <w:bCs/>
          <w:sz w:val="20"/>
          <w:szCs w:val="20"/>
          <w:highlight w:val="white"/>
          <w:rPrChange w:id="117" w:author="George Glass" w:date="2022-08-04T15:40:00Z">
            <w:rPr>
              <w:bCs/>
              <w:highlight w:val="white"/>
            </w:rPr>
          </w:rPrChange>
        </w:rPr>
        <w:t>;</w:t>
      </w:r>
      <w:r w:rsidRPr="005109BB">
        <w:rPr>
          <w:rFonts w:ascii="Arial" w:hAnsi="Arial" w:cs="Arial"/>
          <w:bCs/>
          <w:sz w:val="20"/>
          <w:szCs w:val="20"/>
          <w:highlight w:val="white"/>
          <w:rPrChange w:id="118" w:author="George Glass" w:date="2022-08-04T15:40:00Z">
            <w:rPr>
              <w:bCs/>
              <w:highlight w:val="white"/>
            </w:rPr>
          </w:rPrChange>
        </w:rPr>
        <w:t xml:space="preserve"> 2) Burning on Both Ends</w:t>
      </w:r>
      <w:ins w:id="119" w:author="Glass George Frederick Jr" w:date="2022-08-03T13:59:00Z">
        <w:r w:rsidR="00C92877" w:rsidRPr="005109BB">
          <w:rPr>
            <w:rFonts w:ascii="Arial" w:hAnsi="Arial" w:cs="Arial"/>
            <w:bCs/>
            <w:sz w:val="20"/>
            <w:szCs w:val="20"/>
            <w:highlight w:val="white"/>
            <w:rPrChange w:id="120" w:author="George Glass" w:date="2022-08-04T15:40:00Z">
              <w:rPr>
                <w:bCs/>
                <w:highlight w:val="white"/>
              </w:rPr>
            </w:rPrChange>
          </w:rPr>
          <w:t xml:space="preserve"> -</w:t>
        </w:r>
      </w:ins>
      <w:del w:id="121" w:author="Glass George Frederick Jr" w:date="2022-08-03T13:59:00Z">
        <w:r w:rsidRPr="005109BB" w:rsidDel="00C92877">
          <w:rPr>
            <w:rFonts w:ascii="Arial" w:hAnsi="Arial" w:cs="Arial"/>
            <w:bCs/>
            <w:sz w:val="20"/>
            <w:szCs w:val="20"/>
            <w:highlight w:val="white"/>
            <w:rPrChange w:id="122" w:author="George Glass" w:date="2022-08-04T15:40:00Z">
              <w:rPr>
                <w:bCs/>
                <w:highlight w:val="white"/>
              </w:rPr>
            </w:rPrChange>
          </w:rPr>
          <w:delText>,</w:delText>
        </w:r>
      </w:del>
      <w:r w:rsidRPr="005109BB">
        <w:rPr>
          <w:rFonts w:ascii="Arial" w:hAnsi="Arial" w:cs="Arial"/>
          <w:bCs/>
          <w:sz w:val="20"/>
          <w:szCs w:val="20"/>
          <w:highlight w:val="white"/>
          <w:rPrChange w:id="123" w:author="George Glass" w:date="2022-08-04T15:40:00Z">
            <w:rPr>
              <w:bCs/>
              <w:highlight w:val="white"/>
            </w:rPr>
          </w:rPrChange>
        </w:rPr>
        <w:t xml:space="preserve"> the </w:t>
      </w:r>
      <w:r w:rsidRPr="005109BB">
        <w:rPr>
          <w:rFonts w:ascii="Arial" w:hAnsi="Arial" w:cs="Arial"/>
          <w:bCs/>
          <w:sz w:val="20"/>
          <w:szCs w:val="20"/>
          <w:rPrChange w:id="124" w:author="George Glass" w:date="2022-08-04T15:40:00Z">
            <w:rPr>
              <w:bCs/>
            </w:rPr>
          </w:rPrChange>
        </w:rPr>
        <w:t xml:space="preserve">impossible </w:t>
      </w:r>
      <w:r w:rsidRPr="005109BB">
        <w:rPr>
          <w:rFonts w:ascii="Arial" w:hAnsi="Arial" w:cs="Arial"/>
          <w:sz w:val="20"/>
          <w:szCs w:val="20"/>
          <w:rPrChange w:id="125" w:author="George Glass" w:date="2022-08-04T15:40:00Z">
            <w:rPr>
              <w:rFonts w:cstheme="minorHAnsi"/>
            </w:rPr>
          </w:rPrChange>
        </w:rPr>
        <w:t xml:space="preserve">balance between </w:t>
      </w:r>
      <w:r w:rsidR="00F45032" w:rsidRPr="005109BB">
        <w:rPr>
          <w:rFonts w:ascii="Arial" w:hAnsi="Arial" w:cs="Arial"/>
          <w:sz w:val="20"/>
          <w:szCs w:val="20"/>
          <w:rPrChange w:id="126" w:author="George Glass" w:date="2022-08-04T15:40:00Z">
            <w:rPr>
              <w:rFonts w:cstheme="minorHAnsi"/>
            </w:rPr>
          </w:rPrChange>
        </w:rPr>
        <w:t xml:space="preserve">dementia </w:t>
      </w:r>
      <w:r w:rsidRPr="005109BB">
        <w:rPr>
          <w:rFonts w:ascii="Arial" w:hAnsi="Arial" w:cs="Arial"/>
          <w:sz w:val="20"/>
          <w:szCs w:val="20"/>
          <w:rPrChange w:id="127" w:author="George Glass" w:date="2022-08-04T15:40:00Z">
            <w:rPr>
              <w:rFonts w:cstheme="minorHAnsi"/>
            </w:rPr>
          </w:rPrChange>
        </w:rPr>
        <w:t>caregiving and their personal lives,</w:t>
      </w:r>
      <w:r w:rsidR="008B52E6" w:rsidRPr="005109BB">
        <w:rPr>
          <w:rFonts w:ascii="Arial" w:hAnsi="Arial" w:cs="Arial"/>
          <w:sz w:val="20"/>
          <w:szCs w:val="20"/>
          <w:rPrChange w:id="128" w:author="George Glass" w:date="2022-08-04T15:40:00Z">
            <w:rPr>
              <w:rFonts w:cstheme="minorHAnsi"/>
            </w:rPr>
          </w:rPrChange>
        </w:rPr>
        <w:t xml:space="preserve"> </w:t>
      </w:r>
      <w:r w:rsidR="00B329AD" w:rsidRPr="005109BB">
        <w:rPr>
          <w:rFonts w:ascii="Arial" w:hAnsi="Arial" w:cs="Arial"/>
          <w:sz w:val="20"/>
          <w:szCs w:val="20"/>
          <w:rPrChange w:id="129" w:author="George Glass" w:date="2022-08-04T15:40:00Z">
            <w:rPr>
              <w:rFonts w:cstheme="minorHAnsi"/>
            </w:rPr>
          </w:rPrChange>
        </w:rPr>
        <w:t>in which</w:t>
      </w:r>
      <w:r w:rsidR="008B52E6" w:rsidRPr="005109BB">
        <w:rPr>
          <w:rFonts w:ascii="Arial" w:hAnsi="Arial" w:cs="Arial"/>
          <w:sz w:val="20"/>
          <w:szCs w:val="20"/>
          <w:rPrChange w:id="130" w:author="George Glass" w:date="2022-08-04T15:40:00Z">
            <w:rPr>
              <w:rFonts w:cstheme="minorHAnsi"/>
            </w:rPr>
          </w:rPrChange>
        </w:rPr>
        <w:t xml:space="preserve"> caregivers</w:t>
      </w:r>
      <w:r w:rsidR="00282B69" w:rsidRPr="005109BB">
        <w:rPr>
          <w:rFonts w:ascii="Arial" w:hAnsi="Arial" w:cs="Arial"/>
          <w:sz w:val="20"/>
          <w:szCs w:val="20"/>
          <w:rPrChange w:id="131" w:author="George Glass" w:date="2022-08-04T15:40:00Z">
            <w:rPr>
              <w:rFonts w:cstheme="minorHAnsi"/>
            </w:rPr>
          </w:rPrChange>
        </w:rPr>
        <w:t>’</w:t>
      </w:r>
      <w:r w:rsidR="00DC3F22" w:rsidRPr="005109BB">
        <w:rPr>
          <w:rFonts w:ascii="Arial" w:hAnsi="Arial" w:cs="Arial"/>
          <w:sz w:val="20"/>
          <w:szCs w:val="20"/>
          <w:rPrChange w:id="132" w:author="George Glass" w:date="2022-08-04T15:40:00Z">
            <w:rPr>
              <w:rFonts w:cstheme="minorHAnsi"/>
            </w:rPr>
          </w:rPrChange>
        </w:rPr>
        <w:t xml:space="preserve"> needs and well-being </w:t>
      </w:r>
      <w:r w:rsidR="005D3EEC" w:rsidRPr="005109BB">
        <w:rPr>
          <w:rFonts w:ascii="Arial" w:hAnsi="Arial" w:cs="Arial"/>
          <w:sz w:val="20"/>
          <w:szCs w:val="20"/>
          <w:rPrChange w:id="133" w:author="George Glass" w:date="2022-08-04T15:40:00Z">
            <w:rPr>
              <w:rFonts w:cstheme="minorHAnsi"/>
            </w:rPr>
          </w:rPrChange>
        </w:rPr>
        <w:t>were</w:t>
      </w:r>
      <w:r w:rsidR="00DC3F22" w:rsidRPr="005109BB">
        <w:rPr>
          <w:rFonts w:ascii="Arial" w:hAnsi="Arial" w:cs="Arial"/>
          <w:sz w:val="20"/>
          <w:szCs w:val="20"/>
          <w:rPrChange w:id="134" w:author="George Glass" w:date="2022-08-04T15:40:00Z">
            <w:rPr>
              <w:rFonts w:cstheme="minorHAnsi"/>
            </w:rPr>
          </w:rPrChange>
        </w:rPr>
        <w:t xml:space="preserve"> </w:t>
      </w:r>
      <w:r w:rsidR="005D3EEC" w:rsidRPr="005109BB">
        <w:rPr>
          <w:rFonts w:ascii="Arial" w:hAnsi="Arial" w:cs="Arial"/>
          <w:sz w:val="20"/>
          <w:szCs w:val="20"/>
          <w:rPrChange w:id="135" w:author="George Glass" w:date="2022-08-04T15:40:00Z">
            <w:rPr>
              <w:rFonts w:cstheme="minorHAnsi"/>
            </w:rPr>
          </w:rPrChange>
        </w:rPr>
        <w:t>deprioritised</w:t>
      </w:r>
      <w:r w:rsidR="004F73B7" w:rsidRPr="005109BB">
        <w:rPr>
          <w:rFonts w:ascii="Arial" w:hAnsi="Arial" w:cs="Arial"/>
          <w:sz w:val="20"/>
          <w:szCs w:val="20"/>
          <w:rPrChange w:id="136" w:author="George Glass" w:date="2022-08-04T15:40:00Z">
            <w:rPr>
              <w:rFonts w:cstheme="minorHAnsi"/>
            </w:rPr>
          </w:rPrChange>
        </w:rPr>
        <w:t>, and</w:t>
      </w:r>
      <w:r w:rsidRPr="005109BB">
        <w:rPr>
          <w:rFonts w:ascii="Arial" w:hAnsi="Arial" w:cs="Arial"/>
          <w:bCs/>
          <w:sz w:val="20"/>
          <w:szCs w:val="20"/>
          <w:highlight w:val="white"/>
          <w:rPrChange w:id="137" w:author="George Glass" w:date="2022-08-04T15:40:00Z">
            <w:rPr>
              <w:bCs/>
              <w:highlight w:val="white"/>
            </w:rPr>
          </w:rPrChange>
        </w:rPr>
        <w:t xml:space="preserve"> 3) At </w:t>
      </w:r>
      <w:r w:rsidRPr="005109BB">
        <w:rPr>
          <w:rFonts w:ascii="Arial" w:hAnsi="Arial" w:cs="Arial"/>
          <w:sz w:val="20"/>
          <w:szCs w:val="20"/>
          <w:highlight w:val="white"/>
          <w:rPrChange w:id="138" w:author="George Glass" w:date="2022-08-04T15:40:00Z">
            <w:rPr>
              <w:highlight w:val="white"/>
            </w:rPr>
          </w:rPrChange>
        </w:rPr>
        <w:t>Wits’ End</w:t>
      </w:r>
      <w:ins w:id="139" w:author="Glass George Frederick Jr" w:date="2022-08-03T14:00:00Z">
        <w:r w:rsidR="00C92877" w:rsidRPr="005109BB">
          <w:rPr>
            <w:rFonts w:ascii="Arial" w:hAnsi="Arial" w:cs="Arial"/>
            <w:sz w:val="20"/>
            <w:szCs w:val="20"/>
            <w:highlight w:val="white"/>
            <w:rPrChange w:id="140" w:author="George Glass" w:date="2022-08-04T15:40:00Z">
              <w:rPr>
                <w:highlight w:val="white"/>
              </w:rPr>
            </w:rPrChange>
          </w:rPr>
          <w:t xml:space="preserve"> -</w:t>
        </w:r>
      </w:ins>
      <w:del w:id="141" w:author="Glass George Frederick Jr" w:date="2022-08-03T14:00:00Z">
        <w:r w:rsidRPr="005109BB" w:rsidDel="00C92877">
          <w:rPr>
            <w:rFonts w:ascii="Arial" w:hAnsi="Arial" w:cs="Arial"/>
            <w:sz w:val="20"/>
            <w:szCs w:val="20"/>
            <w:highlight w:val="white"/>
            <w:rPrChange w:id="142" w:author="George Glass" w:date="2022-08-04T15:40:00Z">
              <w:rPr>
                <w:highlight w:val="white"/>
              </w:rPr>
            </w:rPrChange>
          </w:rPr>
          <w:delText>,</w:delText>
        </w:r>
      </w:del>
      <w:r w:rsidRPr="005109BB">
        <w:rPr>
          <w:rFonts w:ascii="Arial" w:hAnsi="Arial" w:cs="Arial"/>
          <w:sz w:val="20"/>
          <w:szCs w:val="20"/>
          <w:highlight w:val="white"/>
          <w:rPrChange w:id="143" w:author="George Glass" w:date="2022-08-04T15:40:00Z">
            <w:rPr>
              <w:highlight w:val="white"/>
            </w:rPr>
          </w:rPrChange>
        </w:rPr>
        <w:t xml:space="preserve"> </w:t>
      </w:r>
      <w:r w:rsidRPr="005109BB">
        <w:rPr>
          <w:rFonts w:ascii="Arial" w:hAnsi="Arial" w:cs="Arial"/>
          <w:sz w:val="20"/>
          <w:szCs w:val="20"/>
          <w:rPrChange w:id="144" w:author="George Glass" w:date="2022-08-04T15:40:00Z">
            <w:rPr>
              <w:rFonts w:cstheme="minorBidi"/>
            </w:rPr>
          </w:rPrChange>
        </w:rPr>
        <w:t xml:space="preserve">an overwhelming sense of hopelessness and helplessness over their </w:t>
      </w:r>
      <w:r w:rsidR="005D3EEC" w:rsidRPr="005109BB">
        <w:rPr>
          <w:rFonts w:ascii="Arial" w:hAnsi="Arial" w:cs="Arial"/>
          <w:sz w:val="20"/>
          <w:szCs w:val="20"/>
          <w:rPrChange w:id="145" w:author="George Glass" w:date="2022-08-04T15:40:00Z">
            <w:rPr>
              <w:rFonts w:cstheme="minorBidi"/>
            </w:rPr>
          </w:rPrChange>
        </w:rPr>
        <w:t xml:space="preserve">immutable </w:t>
      </w:r>
      <w:r w:rsidRPr="005109BB">
        <w:rPr>
          <w:rFonts w:ascii="Arial" w:hAnsi="Arial" w:cs="Arial"/>
          <w:sz w:val="20"/>
          <w:szCs w:val="20"/>
          <w:rPrChange w:id="146" w:author="George Glass" w:date="2022-08-04T15:40:00Z">
            <w:rPr>
              <w:rFonts w:cstheme="minorHAnsi"/>
            </w:rPr>
          </w:rPrChange>
        </w:rPr>
        <w:t>caregiving situation</w:t>
      </w:r>
      <w:r w:rsidRPr="005109BB">
        <w:rPr>
          <w:rFonts w:ascii="Arial" w:hAnsi="Arial" w:cs="Arial"/>
          <w:sz w:val="20"/>
          <w:szCs w:val="20"/>
          <w:highlight w:val="white"/>
          <w:rPrChange w:id="147" w:author="George Glass" w:date="2022-08-04T15:40:00Z">
            <w:rPr>
              <w:highlight w:val="white"/>
            </w:rPr>
          </w:rPrChange>
        </w:rPr>
        <w:t>.</w:t>
      </w:r>
    </w:p>
    <w:p w14:paraId="29630C1B" w14:textId="77777777" w:rsidR="004E472D" w:rsidRPr="005109BB" w:rsidRDefault="004E472D" w:rsidP="0062155C">
      <w:pPr>
        <w:spacing w:line="276" w:lineRule="auto"/>
        <w:rPr>
          <w:rFonts w:ascii="Arial" w:hAnsi="Arial" w:cs="Arial"/>
          <w:sz w:val="20"/>
          <w:szCs w:val="20"/>
          <w:rPrChange w:id="148" w:author="George Glass" w:date="2022-08-04T15:40:00Z">
            <w:rPr/>
          </w:rPrChange>
        </w:rPr>
      </w:pPr>
    </w:p>
    <w:p w14:paraId="57D4350F" w14:textId="77777777" w:rsidR="004E472D" w:rsidRPr="005109BB" w:rsidRDefault="004E472D" w:rsidP="004E472D">
      <w:pPr>
        <w:spacing w:line="276" w:lineRule="auto"/>
        <w:rPr>
          <w:rFonts w:ascii="Arial" w:hAnsi="Arial" w:cs="Arial"/>
          <w:sz w:val="20"/>
          <w:szCs w:val="20"/>
          <w:rPrChange w:id="149" w:author="George Glass" w:date="2022-08-04T15:40:00Z">
            <w:rPr>
              <w:rFonts w:cstheme="minorBidi"/>
            </w:rPr>
          </w:rPrChange>
        </w:rPr>
      </w:pPr>
      <w:r w:rsidRPr="005109BB">
        <w:rPr>
          <w:rFonts w:ascii="Arial" w:hAnsi="Arial" w:cs="Arial"/>
          <w:b/>
          <w:sz w:val="20"/>
          <w:szCs w:val="20"/>
          <w:u w:val="single"/>
          <w:rPrChange w:id="150" w:author="George Glass" w:date="2022-08-04T15:40:00Z">
            <w:rPr>
              <w:rFonts w:cstheme="minorBidi"/>
              <w:b/>
              <w:u w:val="single"/>
            </w:rPr>
          </w:rPrChange>
        </w:rPr>
        <w:t>Discussion &amp; Conclusions</w:t>
      </w:r>
      <w:r w:rsidR="00542633" w:rsidRPr="005109BB">
        <w:rPr>
          <w:rFonts w:ascii="Arial" w:hAnsi="Arial" w:cs="Arial"/>
          <w:sz w:val="20"/>
          <w:szCs w:val="20"/>
          <w:rPrChange w:id="151" w:author="George Glass" w:date="2022-08-04T15:40:00Z">
            <w:rPr>
              <w:rFonts w:cstheme="minorBidi"/>
            </w:rPr>
          </w:rPrChange>
        </w:rPr>
        <w:t xml:space="preserve"> </w:t>
      </w:r>
    </w:p>
    <w:p w14:paraId="030464B5" w14:textId="77777777" w:rsidR="00CC1AAE" w:rsidRPr="005109BB" w:rsidRDefault="00981BF0" w:rsidP="00CC1AAE">
      <w:pPr>
        <w:spacing w:line="276" w:lineRule="auto"/>
        <w:rPr>
          <w:rFonts w:ascii="Arial" w:hAnsi="Arial" w:cs="Arial"/>
          <w:bCs/>
          <w:sz w:val="20"/>
          <w:szCs w:val="20"/>
          <w:rPrChange w:id="152" w:author="George Glass" w:date="2022-08-04T15:40:00Z">
            <w:rPr>
              <w:rFonts w:cstheme="minorBidi"/>
              <w:bCs/>
            </w:rPr>
          </w:rPrChange>
        </w:rPr>
      </w:pPr>
      <w:r w:rsidRPr="005109BB">
        <w:rPr>
          <w:rFonts w:ascii="Arial" w:hAnsi="Arial" w:cs="Arial"/>
          <w:sz w:val="20"/>
          <w:szCs w:val="20"/>
          <w:rPrChange w:id="153" w:author="George Glass" w:date="2022-08-04T15:40:00Z">
            <w:rPr/>
          </w:rPrChange>
        </w:rPr>
        <w:t>F</w:t>
      </w:r>
      <w:r w:rsidR="00CC1AAE" w:rsidRPr="005109BB">
        <w:rPr>
          <w:rFonts w:ascii="Arial" w:hAnsi="Arial" w:cs="Arial"/>
          <w:sz w:val="20"/>
          <w:szCs w:val="20"/>
          <w:rPrChange w:id="154" w:author="George Glass" w:date="2022-08-04T15:40:00Z">
            <w:rPr/>
          </w:rPrChange>
        </w:rPr>
        <w:t xml:space="preserve">indings highlight the challenges and unsustainability of ‘24/7’ caregiving, </w:t>
      </w:r>
      <w:r w:rsidR="00F87283" w:rsidRPr="005109BB">
        <w:rPr>
          <w:rFonts w:ascii="Arial" w:hAnsi="Arial" w:cs="Arial"/>
          <w:sz w:val="20"/>
          <w:szCs w:val="20"/>
          <w:rPrChange w:id="155" w:author="George Glass" w:date="2022-08-04T15:40:00Z">
            <w:rPr/>
          </w:rPrChange>
        </w:rPr>
        <w:t>especially in the</w:t>
      </w:r>
      <w:r w:rsidR="006C0BF2" w:rsidRPr="005109BB">
        <w:rPr>
          <w:rFonts w:ascii="Arial" w:hAnsi="Arial" w:cs="Arial"/>
          <w:sz w:val="20"/>
          <w:szCs w:val="20"/>
          <w:rPrChange w:id="156" w:author="George Glass" w:date="2022-08-04T15:40:00Z">
            <w:rPr/>
          </w:rPrChange>
        </w:rPr>
        <w:t xml:space="preserve"> pandemic </w:t>
      </w:r>
      <w:r w:rsidR="00F87283" w:rsidRPr="005109BB">
        <w:rPr>
          <w:rFonts w:ascii="Arial" w:hAnsi="Arial" w:cs="Arial"/>
          <w:sz w:val="20"/>
          <w:szCs w:val="20"/>
          <w:rPrChange w:id="157" w:author="George Glass" w:date="2022-08-04T15:40:00Z">
            <w:rPr/>
          </w:rPrChange>
        </w:rPr>
        <w:t xml:space="preserve">era, </w:t>
      </w:r>
      <w:r w:rsidR="00CC1AAE" w:rsidRPr="005109BB">
        <w:rPr>
          <w:rFonts w:ascii="Arial" w:hAnsi="Arial" w:cs="Arial"/>
          <w:sz w:val="20"/>
          <w:szCs w:val="20"/>
          <w:rPrChange w:id="158" w:author="George Glass" w:date="2022-08-04T15:40:00Z">
            <w:rPr/>
          </w:rPrChange>
        </w:rPr>
        <w:t xml:space="preserve">and </w:t>
      </w:r>
      <w:del w:id="159" w:author="Glass George Frederick Jr" w:date="2022-08-03T14:01:00Z">
        <w:r w:rsidR="00CC1AAE" w:rsidRPr="005109BB" w:rsidDel="00C92877">
          <w:rPr>
            <w:rFonts w:ascii="Arial" w:hAnsi="Arial" w:cs="Arial"/>
            <w:sz w:val="20"/>
            <w:szCs w:val="20"/>
            <w:rPrChange w:id="160" w:author="George Glass" w:date="2022-08-04T15:40:00Z">
              <w:rPr/>
            </w:rPrChange>
          </w:rPr>
          <w:delText xml:space="preserve">the </w:delText>
        </w:r>
      </w:del>
      <w:ins w:id="161" w:author="Glass George Frederick Jr" w:date="2022-08-03T14:01:00Z">
        <w:r w:rsidR="00C92877" w:rsidRPr="005109BB">
          <w:rPr>
            <w:rFonts w:ascii="Arial" w:hAnsi="Arial" w:cs="Arial"/>
            <w:sz w:val="20"/>
            <w:szCs w:val="20"/>
            <w:rPrChange w:id="162" w:author="George Glass" w:date="2022-08-04T15:40:00Z">
              <w:rPr/>
            </w:rPrChange>
          </w:rPr>
          <w:t xml:space="preserve">its </w:t>
        </w:r>
      </w:ins>
      <w:r w:rsidR="00CC1AAE" w:rsidRPr="005109BB">
        <w:rPr>
          <w:rFonts w:ascii="Arial" w:hAnsi="Arial" w:cs="Arial"/>
          <w:sz w:val="20"/>
          <w:szCs w:val="20"/>
          <w:rPrChange w:id="163" w:author="George Glass" w:date="2022-08-04T15:40:00Z">
            <w:rPr/>
          </w:rPrChange>
        </w:rPr>
        <w:t xml:space="preserve">detrimental impact </w:t>
      </w:r>
      <w:del w:id="164" w:author="Glass George Frederick Jr" w:date="2022-08-03T14:01:00Z">
        <w:r w:rsidR="00CC1AAE" w:rsidRPr="005109BB" w:rsidDel="00C92877">
          <w:rPr>
            <w:rFonts w:ascii="Arial" w:hAnsi="Arial" w:cs="Arial"/>
            <w:sz w:val="20"/>
            <w:szCs w:val="20"/>
            <w:rPrChange w:id="165" w:author="George Glass" w:date="2022-08-04T15:40:00Z">
              <w:rPr/>
            </w:rPrChange>
          </w:rPr>
          <w:delText xml:space="preserve">round-the-clock care wields </w:delText>
        </w:r>
      </w:del>
      <w:r w:rsidR="00CC1AAE" w:rsidRPr="005109BB">
        <w:rPr>
          <w:rFonts w:ascii="Arial" w:hAnsi="Arial" w:cs="Arial"/>
          <w:sz w:val="20"/>
          <w:szCs w:val="20"/>
          <w:rPrChange w:id="166" w:author="George Glass" w:date="2022-08-04T15:40:00Z">
            <w:rPr/>
          </w:rPrChange>
        </w:rPr>
        <w:t>on caregivers’</w:t>
      </w:r>
      <w:r w:rsidR="002665FB" w:rsidRPr="005109BB">
        <w:rPr>
          <w:rFonts w:ascii="Arial" w:hAnsi="Arial" w:cs="Arial"/>
          <w:sz w:val="20"/>
          <w:szCs w:val="20"/>
          <w:rPrChange w:id="167" w:author="George Glass" w:date="2022-08-04T15:40:00Z">
            <w:rPr/>
          </w:rPrChange>
        </w:rPr>
        <w:t xml:space="preserve"> physical and mental well-being. </w:t>
      </w:r>
      <w:ins w:id="168" w:author="Glass George Frederick Jr" w:date="2022-08-03T14:01:00Z">
        <w:r w:rsidR="00C92877" w:rsidRPr="005109BB">
          <w:rPr>
            <w:rFonts w:ascii="Arial" w:hAnsi="Arial" w:cs="Arial"/>
            <w:sz w:val="20"/>
            <w:szCs w:val="20"/>
            <w:rPrChange w:id="169" w:author="George Glass" w:date="2022-08-04T15:40:00Z">
              <w:rPr/>
            </w:rPrChange>
          </w:rPr>
          <w:t xml:space="preserve">We must raise the </w:t>
        </w:r>
      </w:ins>
      <w:del w:id="170" w:author="Glass George Frederick Jr" w:date="2022-08-03T14:01:00Z">
        <w:r w:rsidR="003E0D2F" w:rsidRPr="005109BB" w:rsidDel="00C92877">
          <w:rPr>
            <w:rFonts w:ascii="Arial" w:hAnsi="Arial" w:cs="Arial"/>
            <w:sz w:val="20"/>
            <w:szCs w:val="20"/>
            <w:rPrChange w:id="171" w:author="George Glass" w:date="2022-08-04T15:40:00Z">
              <w:rPr/>
            </w:rPrChange>
          </w:rPr>
          <w:delText xml:space="preserve">A </w:delText>
        </w:r>
      </w:del>
      <w:r w:rsidR="003E0D2F" w:rsidRPr="005109BB">
        <w:rPr>
          <w:rFonts w:ascii="Arial" w:hAnsi="Arial" w:cs="Arial"/>
          <w:sz w:val="20"/>
          <w:szCs w:val="20"/>
          <w:rPrChange w:id="172" w:author="George Glass" w:date="2022-08-04T15:40:00Z">
            <w:rPr/>
          </w:rPrChange>
        </w:rPr>
        <w:t xml:space="preserve">clarion call </w:t>
      </w:r>
      <w:r w:rsidR="00CC1AAE" w:rsidRPr="005109BB">
        <w:rPr>
          <w:rFonts w:ascii="Arial" w:hAnsi="Arial" w:cs="Arial"/>
          <w:sz w:val="20"/>
          <w:szCs w:val="20"/>
          <w:rPrChange w:id="173" w:author="George Glass" w:date="2022-08-04T15:40:00Z">
            <w:rPr/>
          </w:rPrChange>
        </w:rPr>
        <w:t>for</w:t>
      </w:r>
      <w:r w:rsidR="00172BC3" w:rsidRPr="005109BB">
        <w:rPr>
          <w:rFonts w:ascii="Arial" w:hAnsi="Arial" w:cs="Arial"/>
          <w:sz w:val="20"/>
          <w:szCs w:val="20"/>
          <w:rPrChange w:id="174" w:author="George Glass" w:date="2022-08-04T15:40:00Z">
            <w:rPr/>
          </w:rPrChange>
        </w:rPr>
        <w:t xml:space="preserve"> the provision of</w:t>
      </w:r>
      <w:r w:rsidR="00CC1AAE" w:rsidRPr="005109BB">
        <w:rPr>
          <w:rFonts w:ascii="Arial" w:hAnsi="Arial" w:cs="Arial"/>
          <w:sz w:val="20"/>
          <w:szCs w:val="20"/>
          <w:rPrChange w:id="175" w:author="George Glass" w:date="2022-08-04T15:40:00Z">
            <w:rPr/>
          </w:rPrChange>
        </w:rPr>
        <w:t xml:space="preserve"> greater psychosocial and emotional support</w:t>
      </w:r>
      <w:r w:rsidR="00172BC3" w:rsidRPr="005109BB">
        <w:rPr>
          <w:rFonts w:ascii="Arial" w:hAnsi="Arial" w:cs="Arial"/>
          <w:sz w:val="20"/>
          <w:szCs w:val="20"/>
          <w:rPrChange w:id="176" w:author="George Glass" w:date="2022-08-04T15:40:00Z">
            <w:rPr/>
          </w:rPrChange>
        </w:rPr>
        <w:t xml:space="preserve"> </w:t>
      </w:r>
      <w:del w:id="177" w:author="Glass George Frederick Jr" w:date="2022-08-03T14:01:00Z">
        <w:r w:rsidR="00172BC3" w:rsidRPr="005109BB" w:rsidDel="00C92877">
          <w:rPr>
            <w:rFonts w:ascii="Arial" w:hAnsi="Arial" w:cs="Arial"/>
            <w:sz w:val="20"/>
            <w:szCs w:val="20"/>
            <w:rPrChange w:id="178" w:author="George Glass" w:date="2022-08-04T15:40:00Z">
              <w:rPr/>
            </w:rPrChange>
          </w:rPr>
          <w:delText>must be sounded</w:delText>
        </w:r>
        <w:r w:rsidR="00CC1AAE" w:rsidRPr="005109BB" w:rsidDel="00C92877">
          <w:rPr>
            <w:rFonts w:ascii="Arial" w:hAnsi="Arial" w:cs="Arial"/>
            <w:sz w:val="20"/>
            <w:szCs w:val="20"/>
            <w:rPrChange w:id="179" w:author="George Glass" w:date="2022-08-04T15:40:00Z">
              <w:rPr/>
            </w:rPrChange>
          </w:rPr>
          <w:delText xml:space="preserve"> </w:delText>
        </w:r>
      </w:del>
      <w:r w:rsidR="00CC1AAE" w:rsidRPr="005109BB">
        <w:rPr>
          <w:rFonts w:ascii="Arial" w:hAnsi="Arial" w:cs="Arial"/>
          <w:sz w:val="20"/>
          <w:szCs w:val="20"/>
          <w:rPrChange w:id="180" w:author="George Glass" w:date="2022-08-04T15:40:00Z">
            <w:rPr/>
          </w:rPrChange>
        </w:rPr>
        <w:t xml:space="preserve">to alleviate caregiving burden and safeguard </w:t>
      </w:r>
      <w:r w:rsidR="00A848F4" w:rsidRPr="005109BB">
        <w:rPr>
          <w:rFonts w:ascii="Arial" w:hAnsi="Arial" w:cs="Arial"/>
          <w:sz w:val="20"/>
          <w:szCs w:val="20"/>
          <w:rPrChange w:id="181" w:author="George Glass" w:date="2022-08-04T15:40:00Z">
            <w:rPr/>
          </w:rPrChange>
        </w:rPr>
        <w:t>caregivers’</w:t>
      </w:r>
      <w:r w:rsidR="00CC1AAE" w:rsidRPr="005109BB">
        <w:rPr>
          <w:rFonts w:ascii="Arial" w:hAnsi="Arial" w:cs="Arial"/>
          <w:sz w:val="20"/>
          <w:szCs w:val="20"/>
          <w:rPrChange w:id="182" w:author="George Glass" w:date="2022-08-04T15:40:00Z">
            <w:rPr/>
          </w:rPrChange>
        </w:rPr>
        <w:t xml:space="preserve"> well-being.</w:t>
      </w:r>
    </w:p>
    <w:p w14:paraId="5A982894" w14:textId="77777777" w:rsidR="0062155C" w:rsidRPr="005109BB" w:rsidRDefault="0062155C" w:rsidP="0062155C">
      <w:pPr>
        <w:spacing w:line="276" w:lineRule="auto"/>
        <w:rPr>
          <w:rFonts w:ascii="Arial" w:hAnsi="Arial" w:cs="Arial"/>
          <w:sz w:val="20"/>
          <w:szCs w:val="20"/>
          <w:rPrChange w:id="183" w:author="George Glass" w:date="2022-08-04T15:40:00Z">
            <w:rPr>
              <w:rFonts w:cstheme="minorBidi"/>
            </w:rPr>
          </w:rPrChange>
        </w:rPr>
      </w:pPr>
    </w:p>
    <w:p w14:paraId="1A5991C8" w14:textId="77777777" w:rsidR="006A5647" w:rsidRPr="005109BB" w:rsidRDefault="006A5647" w:rsidP="007F7C39">
      <w:pPr>
        <w:spacing w:line="276" w:lineRule="auto"/>
        <w:rPr>
          <w:rFonts w:ascii="Arial" w:hAnsi="Arial" w:cs="Arial"/>
          <w:sz w:val="20"/>
          <w:szCs w:val="20"/>
          <w:rPrChange w:id="184" w:author="George Glass" w:date="2022-08-04T15:40:00Z">
            <w:rPr>
              <w:rFonts w:cstheme="minorHAnsi"/>
            </w:rPr>
          </w:rPrChange>
        </w:rPr>
      </w:pPr>
    </w:p>
    <w:p w14:paraId="793A723B" w14:textId="77777777" w:rsidR="00A86C94" w:rsidRPr="005109BB" w:rsidRDefault="00A86C94" w:rsidP="007F7C39">
      <w:pPr>
        <w:spacing w:line="276" w:lineRule="auto"/>
        <w:rPr>
          <w:rFonts w:ascii="Arial" w:hAnsi="Arial" w:cs="Arial"/>
          <w:b/>
          <w:sz w:val="20"/>
          <w:szCs w:val="20"/>
          <w:u w:val="single"/>
          <w:rPrChange w:id="185" w:author="George Glass" w:date="2022-08-04T15:40:00Z">
            <w:rPr>
              <w:rFonts w:cstheme="minorBidi"/>
              <w:b/>
              <w:u w:val="single"/>
            </w:rPr>
          </w:rPrChange>
        </w:rPr>
      </w:pPr>
    </w:p>
    <w:p w14:paraId="523D33B3" w14:textId="77777777" w:rsidR="00CB7A2F" w:rsidRPr="005109BB" w:rsidRDefault="00CB7A2F" w:rsidP="007F7C39">
      <w:pPr>
        <w:spacing w:line="276" w:lineRule="auto"/>
        <w:rPr>
          <w:rFonts w:ascii="Arial" w:hAnsi="Arial" w:cs="Arial"/>
          <w:b/>
          <w:sz w:val="20"/>
          <w:szCs w:val="20"/>
          <w:u w:val="single"/>
          <w:rPrChange w:id="186" w:author="George Glass" w:date="2022-08-04T15:40:00Z">
            <w:rPr>
              <w:rFonts w:cstheme="minorBidi"/>
              <w:b/>
              <w:u w:val="single"/>
            </w:rPr>
          </w:rPrChange>
        </w:rPr>
      </w:pPr>
    </w:p>
    <w:p w14:paraId="10F53405" w14:textId="77777777" w:rsidR="004250B6" w:rsidRPr="005109BB" w:rsidRDefault="004250B6" w:rsidP="004250B6">
      <w:pPr>
        <w:spacing w:line="276" w:lineRule="auto"/>
        <w:rPr>
          <w:rFonts w:ascii="Arial" w:hAnsi="Arial" w:cs="Arial"/>
          <w:b/>
          <w:bCs/>
          <w:sz w:val="20"/>
          <w:szCs w:val="20"/>
          <w:rPrChange w:id="187" w:author="George Glass" w:date="2022-08-04T15:40:00Z">
            <w:rPr>
              <w:rFonts w:cstheme="minorHAnsi"/>
              <w:b/>
              <w:bCs/>
            </w:rPr>
          </w:rPrChange>
        </w:rPr>
      </w:pPr>
    </w:p>
    <w:p w14:paraId="29D95D10" w14:textId="77777777" w:rsidR="004250B6" w:rsidRPr="005109BB" w:rsidRDefault="004250B6" w:rsidP="004250B6">
      <w:pPr>
        <w:spacing w:line="276" w:lineRule="auto"/>
        <w:rPr>
          <w:rFonts w:ascii="Arial" w:hAnsi="Arial" w:cs="Arial"/>
          <w:b/>
          <w:bCs/>
          <w:sz w:val="20"/>
          <w:szCs w:val="20"/>
          <w:rPrChange w:id="188" w:author="George Glass" w:date="2022-08-04T15:40:00Z">
            <w:rPr>
              <w:rFonts w:cstheme="minorHAnsi"/>
              <w:b/>
              <w:bCs/>
            </w:rPr>
          </w:rPrChange>
        </w:rPr>
      </w:pPr>
    </w:p>
    <w:p w14:paraId="12D3FFF7" w14:textId="77777777" w:rsidR="004250B6" w:rsidRPr="005109BB" w:rsidRDefault="004250B6" w:rsidP="004250B6">
      <w:pPr>
        <w:rPr>
          <w:rFonts w:ascii="Arial" w:hAnsi="Arial" w:cs="Arial"/>
          <w:sz w:val="20"/>
          <w:szCs w:val="20"/>
          <w:rPrChange w:id="189" w:author="George Glass" w:date="2022-08-04T15:40:00Z">
            <w:rPr/>
          </w:rPrChange>
        </w:rPr>
      </w:pPr>
    </w:p>
    <w:p w14:paraId="6A0F4F57" w14:textId="77777777" w:rsidR="004250B6" w:rsidRPr="005109BB" w:rsidRDefault="004250B6">
      <w:pPr>
        <w:rPr>
          <w:rFonts w:ascii="Arial" w:hAnsi="Arial" w:cs="Arial"/>
          <w:sz w:val="20"/>
          <w:szCs w:val="20"/>
          <w:rPrChange w:id="190" w:author="George Glass" w:date="2022-08-04T15:40:00Z">
            <w:rPr/>
          </w:rPrChange>
        </w:rPr>
      </w:pPr>
    </w:p>
    <w:sectPr w:rsidR="004250B6" w:rsidRPr="005109BB" w:rsidSect="005A6691"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32F3C" w14:textId="77777777" w:rsidR="004D2F9D" w:rsidRDefault="004D2F9D">
      <w:r>
        <w:separator/>
      </w:r>
    </w:p>
  </w:endnote>
  <w:endnote w:type="continuationSeparator" w:id="0">
    <w:p w14:paraId="028DBF48" w14:textId="77777777" w:rsidR="004D2F9D" w:rsidRDefault="004D2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008B2" w14:textId="77777777" w:rsidR="00E55732" w:rsidRDefault="00E55732" w:rsidP="009D640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5</w:t>
    </w:r>
    <w:r>
      <w:rPr>
        <w:rStyle w:val="PageNumber"/>
      </w:rPr>
      <w:fldChar w:fldCharType="end"/>
    </w:r>
  </w:p>
  <w:p w14:paraId="3A6A5CE5" w14:textId="77777777" w:rsidR="00E55732" w:rsidRDefault="00E5573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658DB" w14:textId="77777777" w:rsidR="00E55732" w:rsidRDefault="00E55732" w:rsidP="009D640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92877">
      <w:rPr>
        <w:rStyle w:val="PageNumber"/>
        <w:noProof/>
      </w:rPr>
      <w:t>1</w:t>
    </w:r>
    <w:r>
      <w:rPr>
        <w:rStyle w:val="PageNumber"/>
      </w:rPr>
      <w:fldChar w:fldCharType="end"/>
    </w:r>
  </w:p>
  <w:p w14:paraId="39DB8C78" w14:textId="77777777" w:rsidR="00E55732" w:rsidRDefault="00E5573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6004B" w14:textId="77777777" w:rsidR="004D2F9D" w:rsidRDefault="004D2F9D">
      <w:r>
        <w:separator/>
      </w:r>
    </w:p>
  </w:footnote>
  <w:footnote w:type="continuationSeparator" w:id="0">
    <w:p w14:paraId="37F35889" w14:textId="77777777" w:rsidR="004D2F9D" w:rsidRDefault="004D2F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26AF3"/>
    <w:multiLevelType w:val="hybridMultilevel"/>
    <w:tmpl w:val="7902D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F1770"/>
    <w:multiLevelType w:val="hybridMultilevel"/>
    <w:tmpl w:val="A94E9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E51F93"/>
    <w:multiLevelType w:val="hybridMultilevel"/>
    <w:tmpl w:val="1D3E2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016685">
    <w:abstractNumId w:val="1"/>
  </w:num>
  <w:num w:numId="2" w16cid:durableId="1901673920">
    <w:abstractNumId w:val="2"/>
  </w:num>
  <w:num w:numId="3" w16cid:durableId="170093346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eorge Glass">
    <w15:presenceInfo w15:providerId="Windows Live" w15:userId="9c79d2c18be64ad1"/>
  </w15:person>
  <w15:person w15:author="Glass George Frederick Jr">
    <w15:presenceInfo w15:providerId="AD" w15:userId="S-1-5-21-154280456-1944677375-1177442754-1962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hideSpellingErrors/>
  <w:hideGrammaticalErrors/>
  <w:proofState w:spelling="clean" w:grammar="clean"/>
  <w:trackRevisions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50B6"/>
    <w:rsid w:val="00001606"/>
    <w:rsid w:val="00002296"/>
    <w:rsid w:val="0000553F"/>
    <w:rsid w:val="00006FF1"/>
    <w:rsid w:val="00007F68"/>
    <w:rsid w:val="00010061"/>
    <w:rsid w:val="00010A4C"/>
    <w:rsid w:val="000128E2"/>
    <w:rsid w:val="0001347C"/>
    <w:rsid w:val="00021874"/>
    <w:rsid w:val="00024C2B"/>
    <w:rsid w:val="00025EC6"/>
    <w:rsid w:val="00025F8E"/>
    <w:rsid w:val="00027F47"/>
    <w:rsid w:val="00033C87"/>
    <w:rsid w:val="00035E14"/>
    <w:rsid w:val="000361AE"/>
    <w:rsid w:val="00036386"/>
    <w:rsid w:val="0004154A"/>
    <w:rsid w:val="000417C4"/>
    <w:rsid w:val="000426BB"/>
    <w:rsid w:val="0004399A"/>
    <w:rsid w:val="00043CA2"/>
    <w:rsid w:val="000455FF"/>
    <w:rsid w:val="00045FD1"/>
    <w:rsid w:val="0005025B"/>
    <w:rsid w:val="000519FA"/>
    <w:rsid w:val="00053735"/>
    <w:rsid w:val="000569D1"/>
    <w:rsid w:val="0006119D"/>
    <w:rsid w:val="00065B98"/>
    <w:rsid w:val="00065F02"/>
    <w:rsid w:val="00066740"/>
    <w:rsid w:val="00074744"/>
    <w:rsid w:val="0007491E"/>
    <w:rsid w:val="000754D5"/>
    <w:rsid w:val="00076D6D"/>
    <w:rsid w:val="000772DC"/>
    <w:rsid w:val="00077F84"/>
    <w:rsid w:val="000803D5"/>
    <w:rsid w:val="00080E97"/>
    <w:rsid w:val="0008191E"/>
    <w:rsid w:val="00081F8E"/>
    <w:rsid w:val="00083B7F"/>
    <w:rsid w:val="00083EAC"/>
    <w:rsid w:val="00085596"/>
    <w:rsid w:val="0008599C"/>
    <w:rsid w:val="000878EB"/>
    <w:rsid w:val="0009476B"/>
    <w:rsid w:val="000A50ED"/>
    <w:rsid w:val="000A567B"/>
    <w:rsid w:val="000B1583"/>
    <w:rsid w:val="000B1B8F"/>
    <w:rsid w:val="000B4AD3"/>
    <w:rsid w:val="000B58A4"/>
    <w:rsid w:val="000C0B45"/>
    <w:rsid w:val="000C15F3"/>
    <w:rsid w:val="000C19FA"/>
    <w:rsid w:val="000D1334"/>
    <w:rsid w:val="000D27AD"/>
    <w:rsid w:val="000E1523"/>
    <w:rsid w:val="000E2F01"/>
    <w:rsid w:val="000E4DB2"/>
    <w:rsid w:val="000E6ADF"/>
    <w:rsid w:val="000E7E5E"/>
    <w:rsid w:val="000F1FA7"/>
    <w:rsid w:val="000F34A6"/>
    <w:rsid w:val="000F4124"/>
    <w:rsid w:val="000F48FF"/>
    <w:rsid w:val="000F6D3A"/>
    <w:rsid w:val="000F7F14"/>
    <w:rsid w:val="00100FE8"/>
    <w:rsid w:val="00101456"/>
    <w:rsid w:val="001014E2"/>
    <w:rsid w:val="00104776"/>
    <w:rsid w:val="001047A7"/>
    <w:rsid w:val="00104D65"/>
    <w:rsid w:val="00107F5D"/>
    <w:rsid w:val="00110433"/>
    <w:rsid w:val="0011203D"/>
    <w:rsid w:val="00112318"/>
    <w:rsid w:val="00112A99"/>
    <w:rsid w:val="0011399B"/>
    <w:rsid w:val="0011472D"/>
    <w:rsid w:val="00114CF1"/>
    <w:rsid w:val="001204F1"/>
    <w:rsid w:val="0012324D"/>
    <w:rsid w:val="001276B5"/>
    <w:rsid w:val="00130A1C"/>
    <w:rsid w:val="00131E7E"/>
    <w:rsid w:val="001328F6"/>
    <w:rsid w:val="00135B1A"/>
    <w:rsid w:val="00136C14"/>
    <w:rsid w:val="0014050F"/>
    <w:rsid w:val="00140E4C"/>
    <w:rsid w:val="00140F09"/>
    <w:rsid w:val="001425E8"/>
    <w:rsid w:val="00143530"/>
    <w:rsid w:val="00145225"/>
    <w:rsid w:val="00147E76"/>
    <w:rsid w:val="00153202"/>
    <w:rsid w:val="00154C14"/>
    <w:rsid w:val="001562A1"/>
    <w:rsid w:val="00156D66"/>
    <w:rsid w:val="001608D1"/>
    <w:rsid w:val="00164908"/>
    <w:rsid w:val="00165C0A"/>
    <w:rsid w:val="00166A3F"/>
    <w:rsid w:val="001670DC"/>
    <w:rsid w:val="0017020A"/>
    <w:rsid w:val="001719F2"/>
    <w:rsid w:val="00172BC3"/>
    <w:rsid w:val="00175045"/>
    <w:rsid w:val="00176D0E"/>
    <w:rsid w:val="001771A1"/>
    <w:rsid w:val="001776BF"/>
    <w:rsid w:val="00180D87"/>
    <w:rsid w:val="00184B8D"/>
    <w:rsid w:val="00185B35"/>
    <w:rsid w:val="00185D5A"/>
    <w:rsid w:val="00186FD6"/>
    <w:rsid w:val="00190A29"/>
    <w:rsid w:val="00192448"/>
    <w:rsid w:val="0019375F"/>
    <w:rsid w:val="00193E1C"/>
    <w:rsid w:val="00194B8E"/>
    <w:rsid w:val="00195704"/>
    <w:rsid w:val="0019613D"/>
    <w:rsid w:val="001977FC"/>
    <w:rsid w:val="001A12B7"/>
    <w:rsid w:val="001A70C9"/>
    <w:rsid w:val="001A7C7D"/>
    <w:rsid w:val="001A7E54"/>
    <w:rsid w:val="001B1F7D"/>
    <w:rsid w:val="001B312B"/>
    <w:rsid w:val="001B5FEF"/>
    <w:rsid w:val="001C09C2"/>
    <w:rsid w:val="001C2A57"/>
    <w:rsid w:val="001C5538"/>
    <w:rsid w:val="001C5950"/>
    <w:rsid w:val="001C701A"/>
    <w:rsid w:val="001C70F0"/>
    <w:rsid w:val="001C7465"/>
    <w:rsid w:val="001D0835"/>
    <w:rsid w:val="001D2FDF"/>
    <w:rsid w:val="001D4224"/>
    <w:rsid w:val="001D5607"/>
    <w:rsid w:val="001D57DA"/>
    <w:rsid w:val="001D5AAD"/>
    <w:rsid w:val="001D748A"/>
    <w:rsid w:val="001E1086"/>
    <w:rsid w:val="001E121C"/>
    <w:rsid w:val="001E1952"/>
    <w:rsid w:val="001E4457"/>
    <w:rsid w:val="001E7947"/>
    <w:rsid w:val="001E7E92"/>
    <w:rsid w:val="001F0E88"/>
    <w:rsid w:val="001F218B"/>
    <w:rsid w:val="001F41A0"/>
    <w:rsid w:val="001F478F"/>
    <w:rsid w:val="001F4D39"/>
    <w:rsid w:val="001F5A10"/>
    <w:rsid w:val="00200B12"/>
    <w:rsid w:val="00201CD0"/>
    <w:rsid w:val="002024EC"/>
    <w:rsid w:val="00202AB5"/>
    <w:rsid w:val="0020420B"/>
    <w:rsid w:val="0020689E"/>
    <w:rsid w:val="00207402"/>
    <w:rsid w:val="00211494"/>
    <w:rsid w:val="002138B6"/>
    <w:rsid w:val="0021477B"/>
    <w:rsid w:val="00214D44"/>
    <w:rsid w:val="002171A3"/>
    <w:rsid w:val="002176A4"/>
    <w:rsid w:val="00220901"/>
    <w:rsid w:val="00223696"/>
    <w:rsid w:val="00223A73"/>
    <w:rsid w:val="0022643F"/>
    <w:rsid w:val="00226A0C"/>
    <w:rsid w:val="00232C49"/>
    <w:rsid w:val="00236486"/>
    <w:rsid w:val="00236A95"/>
    <w:rsid w:val="00236DBC"/>
    <w:rsid w:val="0023783F"/>
    <w:rsid w:val="00240B33"/>
    <w:rsid w:val="00241B8D"/>
    <w:rsid w:val="00241CBB"/>
    <w:rsid w:val="002441EB"/>
    <w:rsid w:val="00244F02"/>
    <w:rsid w:val="0024511B"/>
    <w:rsid w:val="002479DB"/>
    <w:rsid w:val="002516D0"/>
    <w:rsid w:val="00251D80"/>
    <w:rsid w:val="0025342F"/>
    <w:rsid w:val="0025537E"/>
    <w:rsid w:val="002557DD"/>
    <w:rsid w:val="0025702E"/>
    <w:rsid w:val="00260933"/>
    <w:rsid w:val="00262E3B"/>
    <w:rsid w:val="00263B5E"/>
    <w:rsid w:val="002665FB"/>
    <w:rsid w:val="002666FA"/>
    <w:rsid w:val="00267329"/>
    <w:rsid w:val="002730CB"/>
    <w:rsid w:val="0027422C"/>
    <w:rsid w:val="00275937"/>
    <w:rsid w:val="00275B0C"/>
    <w:rsid w:val="00276474"/>
    <w:rsid w:val="002766CA"/>
    <w:rsid w:val="002770E4"/>
    <w:rsid w:val="002809E3"/>
    <w:rsid w:val="002821E3"/>
    <w:rsid w:val="00282B69"/>
    <w:rsid w:val="00282DCC"/>
    <w:rsid w:val="00283020"/>
    <w:rsid w:val="00287BAC"/>
    <w:rsid w:val="00292340"/>
    <w:rsid w:val="002934BD"/>
    <w:rsid w:val="00295B08"/>
    <w:rsid w:val="002974AF"/>
    <w:rsid w:val="002A10F4"/>
    <w:rsid w:val="002A1672"/>
    <w:rsid w:val="002A5C3B"/>
    <w:rsid w:val="002A7DAF"/>
    <w:rsid w:val="002B0399"/>
    <w:rsid w:val="002B1D04"/>
    <w:rsid w:val="002B3315"/>
    <w:rsid w:val="002B460D"/>
    <w:rsid w:val="002B4671"/>
    <w:rsid w:val="002B528F"/>
    <w:rsid w:val="002B58BF"/>
    <w:rsid w:val="002B600E"/>
    <w:rsid w:val="002B70BC"/>
    <w:rsid w:val="002C1E88"/>
    <w:rsid w:val="002C2035"/>
    <w:rsid w:val="002C3EE0"/>
    <w:rsid w:val="002D1162"/>
    <w:rsid w:val="002D3AFC"/>
    <w:rsid w:val="002D47D1"/>
    <w:rsid w:val="002D6E8A"/>
    <w:rsid w:val="002E041F"/>
    <w:rsid w:val="002E17A5"/>
    <w:rsid w:val="002E4906"/>
    <w:rsid w:val="002E54B8"/>
    <w:rsid w:val="002E694E"/>
    <w:rsid w:val="002F114F"/>
    <w:rsid w:val="002F1B46"/>
    <w:rsid w:val="002F29E2"/>
    <w:rsid w:val="002F5231"/>
    <w:rsid w:val="002F5E1C"/>
    <w:rsid w:val="002F703E"/>
    <w:rsid w:val="00300AEE"/>
    <w:rsid w:val="00303495"/>
    <w:rsid w:val="00305A31"/>
    <w:rsid w:val="003062BA"/>
    <w:rsid w:val="003100A2"/>
    <w:rsid w:val="00314443"/>
    <w:rsid w:val="003145F0"/>
    <w:rsid w:val="00315DFC"/>
    <w:rsid w:val="00320101"/>
    <w:rsid w:val="003213FD"/>
    <w:rsid w:val="003226C1"/>
    <w:rsid w:val="003241C3"/>
    <w:rsid w:val="0032427D"/>
    <w:rsid w:val="003249BD"/>
    <w:rsid w:val="00324AFC"/>
    <w:rsid w:val="00331318"/>
    <w:rsid w:val="00331927"/>
    <w:rsid w:val="003348F0"/>
    <w:rsid w:val="003357E6"/>
    <w:rsid w:val="00341630"/>
    <w:rsid w:val="00342C5B"/>
    <w:rsid w:val="00343A0D"/>
    <w:rsid w:val="00343D4E"/>
    <w:rsid w:val="00344586"/>
    <w:rsid w:val="003455C5"/>
    <w:rsid w:val="003511DD"/>
    <w:rsid w:val="003533AD"/>
    <w:rsid w:val="0035447F"/>
    <w:rsid w:val="00354C8D"/>
    <w:rsid w:val="003577D1"/>
    <w:rsid w:val="003610C4"/>
    <w:rsid w:val="003615EA"/>
    <w:rsid w:val="00362496"/>
    <w:rsid w:val="00366C3F"/>
    <w:rsid w:val="0036731B"/>
    <w:rsid w:val="00367EB2"/>
    <w:rsid w:val="0037049B"/>
    <w:rsid w:val="00370DB2"/>
    <w:rsid w:val="00371A98"/>
    <w:rsid w:val="00371BB0"/>
    <w:rsid w:val="00375043"/>
    <w:rsid w:val="0037641B"/>
    <w:rsid w:val="00376C42"/>
    <w:rsid w:val="00381149"/>
    <w:rsid w:val="003847AE"/>
    <w:rsid w:val="0038634D"/>
    <w:rsid w:val="003938AF"/>
    <w:rsid w:val="0039626D"/>
    <w:rsid w:val="00396FA0"/>
    <w:rsid w:val="00397067"/>
    <w:rsid w:val="003A2390"/>
    <w:rsid w:val="003A3452"/>
    <w:rsid w:val="003A3B65"/>
    <w:rsid w:val="003A46F8"/>
    <w:rsid w:val="003B4FA7"/>
    <w:rsid w:val="003C1A6E"/>
    <w:rsid w:val="003C1E01"/>
    <w:rsid w:val="003C2D7D"/>
    <w:rsid w:val="003C2DBE"/>
    <w:rsid w:val="003C389E"/>
    <w:rsid w:val="003C51E0"/>
    <w:rsid w:val="003D0A54"/>
    <w:rsid w:val="003D14E2"/>
    <w:rsid w:val="003D1DED"/>
    <w:rsid w:val="003D2718"/>
    <w:rsid w:val="003D468F"/>
    <w:rsid w:val="003E018A"/>
    <w:rsid w:val="003E0D2F"/>
    <w:rsid w:val="003E0E25"/>
    <w:rsid w:val="003E27EA"/>
    <w:rsid w:val="003E346F"/>
    <w:rsid w:val="003E487E"/>
    <w:rsid w:val="003E48D0"/>
    <w:rsid w:val="003E587C"/>
    <w:rsid w:val="003E6B10"/>
    <w:rsid w:val="003F2098"/>
    <w:rsid w:val="003F20BC"/>
    <w:rsid w:val="003F582C"/>
    <w:rsid w:val="003F7D36"/>
    <w:rsid w:val="004007A7"/>
    <w:rsid w:val="0040309E"/>
    <w:rsid w:val="0040497C"/>
    <w:rsid w:val="004065C8"/>
    <w:rsid w:val="0040714F"/>
    <w:rsid w:val="00407C1A"/>
    <w:rsid w:val="00411BAF"/>
    <w:rsid w:val="0041520D"/>
    <w:rsid w:val="00416401"/>
    <w:rsid w:val="00417765"/>
    <w:rsid w:val="00417F36"/>
    <w:rsid w:val="00422483"/>
    <w:rsid w:val="00423D4A"/>
    <w:rsid w:val="004250B6"/>
    <w:rsid w:val="00425931"/>
    <w:rsid w:val="00426446"/>
    <w:rsid w:val="00431630"/>
    <w:rsid w:val="00432339"/>
    <w:rsid w:val="00432554"/>
    <w:rsid w:val="00432A9B"/>
    <w:rsid w:val="00432C1C"/>
    <w:rsid w:val="00434C31"/>
    <w:rsid w:val="00440B4A"/>
    <w:rsid w:val="0045183D"/>
    <w:rsid w:val="00452921"/>
    <w:rsid w:val="00454109"/>
    <w:rsid w:val="00454882"/>
    <w:rsid w:val="00454F88"/>
    <w:rsid w:val="0045657A"/>
    <w:rsid w:val="00456935"/>
    <w:rsid w:val="00456B1B"/>
    <w:rsid w:val="00460692"/>
    <w:rsid w:val="00461B3B"/>
    <w:rsid w:val="00464BD1"/>
    <w:rsid w:val="004661B7"/>
    <w:rsid w:val="00466B01"/>
    <w:rsid w:val="00467491"/>
    <w:rsid w:val="00467C5C"/>
    <w:rsid w:val="00471BD0"/>
    <w:rsid w:val="004726AA"/>
    <w:rsid w:val="00473B99"/>
    <w:rsid w:val="00476CA7"/>
    <w:rsid w:val="00477CF2"/>
    <w:rsid w:val="00481505"/>
    <w:rsid w:val="004939BB"/>
    <w:rsid w:val="00494C90"/>
    <w:rsid w:val="00494F01"/>
    <w:rsid w:val="00496E02"/>
    <w:rsid w:val="004A1A79"/>
    <w:rsid w:val="004A4E98"/>
    <w:rsid w:val="004A538E"/>
    <w:rsid w:val="004A7860"/>
    <w:rsid w:val="004A7D91"/>
    <w:rsid w:val="004A7DC8"/>
    <w:rsid w:val="004B4E91"/>
    <w:rsid w:val="004B5A93"/>
    <w:rsid w:val="004B64E6"/>
    <w:rsid w:val="004C0324"/>
    <w:rsid w:val="004C49EE"/>
    <w:rsid w:val="004D11B3"/>
    <w:rsid w:val="004D1404"/>
    <w:rsid w:val="004D1C67"/>
    <w:rsid w:val="004D2090"/>
    <w:rsid w:val="004D2F9D"/>
    <w:rsid w:val="004D4E2C"/>
    <w:rsid w:val="004D5B06"/>
    <w:rsid w:val="004E1D26"/>
    <w:rsid w:val="004E472D"/>
    <w:rsid w:val="004E4817"/>
    <w:rsid w:val="004E5F6D"/>
    <w:rsid w:val="004F035A"/>
    <w:rsid w:val="004F0BA3"/>
    <w:rsid w:val="004F25C7"/>
    <w:rsid w:val="004F25E0"/>
    <w:rsid w:val="004F2C1A"/>
    <w:rsid w:val="004F30DD"/>
    <w:rsid w:val="004F73B7"/>
    <w:rsid w:val="004F7A1C"/>
    <w:rsid w:val="00501244"/>
    <w:rsid w:val="005018A4"/>
    <w:rsid w:val="00507081"/>
    <w:rsid w:val="005109BB"/>
    <w:rsid w:val="005121E8"/>
    <w:rsid w:val="0051273F"/>
    <w:rsid w:val="0051678C"/>
    <w:rsid w:val="00517497"/>
    <w:rsid w:val="005203B5"/>
    <w:rsid w:val="00525033"/>
    <w:rsid w:val="00525786"/>
    <w:rsid w:val="005262FE"/>
    <w:rsid w:val="00526854"/>
    <w:rsid w:val="00526DE7"/>
    <w:rsid w:val="0053011C"/>
    <w:rsid w:val="00530A07"/>
    <w:rsid w:val="0053306C"/>
    <w:rsid w:val="00533140"/>
    <w:rsid w:val="0053530A"/>
    <w:rsid w:val="00536CC7"/>
    <w:rsid w:val="0054161F"/>
    <w:rsid w:val="00542633"/>
    <w:rsid w:val="00542B8A"/>
    <w:rsid w:val="00547B32"/>
    <w:rsid w:val="00547D61"/>
    <w:rsid w:val="0055138F"/>
    <w:rsid w:val="00551769"/>
    <w:rsid w:val="00552349"/>
    <w:rsid w:val="00553277"/>
    <w:rsid w:val="00555665"/>
    <w:rsid w:val="005631DB"/>
    <w:rsid w:val="00563752"/>
    <w:rsid w:val="005652B3"/>
    <w:rsid w:val="005668AA"/>
    <w:rsid w:val="005670E5"/>
    <w:rsid w:val="00570D78"/>
    <w:rsid w:val="0057243B"/>
    <w:rsid w:val="00572D53"/>
    <w:rsid w:val="00573D6A"/>
    <w:rsid w:val="005743FD"/>
    <w:rsid w:val="0058045C"/>
    <w:rsid w:val="005809C7"/>
    <w:rsid w:val="005815A7"/>
    <w:rsid w:val="00582547"/>
    <w:rsid w:val="005828CD"/>
    <w:rsid w:val="00582A45"/>
    <w:rsid w:val="0058421B"/>
    <w:rsid w:val="00585C3D"/>
    <w:rsid w:val="0058610C"/>
    <w:rsid w:val="0058725F"/>
    <w:rsid w:val="00590796"/>
    <w:rsid w:val="00593995"/>
    <w:rsid w:val="005944D3"/>
    <w:rsid w:val="005946CD"/>
    <w:rsid w:val="00595957"/>
    <w:rsid w:val="00596742"/>
    <w:rsid w:val="00597A6C"/>
    <w:rsid w:val="00597C10"/>
    <w:rsid w:val="005A007C"/>
    <w:rsid w:val="005A315E"/>
    <w:rsid w:val="005A317D"/>
    <w:rsid w:val="005A3F7E"/>
    <w:rsid w:val="005A58E8"/>
    <w:rsid w:val="005A5F44"/>
    <w:rsid w:val="005A6691"/>
    <w:rsid w:val="005B1AC1"/>
    <w:rsid w:val="005B204D"/>
    <w:rsid w:val="005B29B9"/>
    <w:rsid w:val="005B4333"/>
    <w:rsid w:val="005B53FD"/>
    <w:rsid w:val="005B72A3"/>
    <w:rsid w:val="005B756D"/>
    <w:rsid w:val="005C0E14"/>
    <w:rsid w:val="005C2773"/>
    <w:rsid w:val="005C2B3F"/>
    <w:rsid w:val="005C43C4"/>
    <w:rsid w:val="005C4ED6"/>
    <w:rsid w:val="005C5107"/>
    <w:rsid w:val="005C518B"/>
    <w:rsid w:val="005C5325"/>
    <w:rsid w:val="005D25FD"/>
    <w:rsid w:val="005D2A0A"/>
    <w:rsid w:val="005D3EEC"/>
    <w:rsid w:val="005D50B8"/>
    <w:rsid w:val="005D5E8E"/>
    <w:rsid w:val="005E0540"/>
    <w:rsid w:val="005F301D"/>
    <w:rsid w:val="005F31AD"/>
    <w:rsid w:val="00600393"/>
    <w:rsid w:val="00606C43"/>
    <w:rsid w:val="0061138C"/>
    <w:rsid w:val="00614E4F"/>
    <w:rsid w:val="00615662"/>
    <w:rsid w:val="00616A2E"/>
    <w:rsid w:val="00616A53"/>
    <w:rsid w:val="006176E4"/>
    <w:rsid w:val="006204C1"/>
    <w:rsid w:val="0062155C"/>
    <w:rsid w:val="00622021"/>
    <w:rsid w:val="006235B4"/>
    <w:rsid w:val="00624827"/>
    <w:rsid w:val="00624EA3"/>
    <w:rsid w:val="00625A13"/>
    <w:rsid w:val="00626AD3"/>
    <w:rsid w:val="00626E6C"/>
    <w:rsid w:val="006275BA"/>
    <w:rsid w:val="00633A40"/>
    <w:rsid w:val="00634845"/>
    <w:rsid w:val="00634D97"/>
    <w:rsid w:val="00635556"/>
    <w:rsid w:val="006370A9"/>
    <w:rsid w:val="00641842"/>
    <w:rsid w:val="00642C8F"/>
    <w:rsid w:val="0064374E"/>
    <w:rsid w:val="006443A1"/>
    <w:rsid w:val="006469C7"/>
    <w:rsid w:val="00646B49"/>
    <w:rsid w:val="0064728A"/>
    <w:rsid w:val="00650C12"/>
    <w:rsid w:val="0065156A"/>
    <w:rsid w:val="00651CA6"/>
    <w:rsid w:val="00652ED4"/>
    <w:rsid w:val="00654C28"/>
    <w:rsid w:val="006557F0"/>
    <w:rsid w:val="00656F54"/>
    <w:rsid w:val="006574D9"/>
    <w:rsid w:val="006576B6"/>
    <w:rsid w:val="00657B33"/>
    <w:rsid w:val="00660BB3"/>
    <w:rsid w:val="00665EFA"/>
    <w:rsid w:val="00667F2C"/>
    <w:rsid w:val="006728A5"/>
    <w:rsid w:val="006732FD"/>
    <w:rsid w:val="00674147"/>
    <w:rsid w:val="006756BC"/>
    <w:rsid w:val="006757A8"/>
    <w:rsid w:val="0067589C"/>
    <w:rsid w:val="00676DFA"/>
    <w:rsid w:val="00676F77"/>
    <w:rsid w:val="006774C2"/>
    <w:rsid w:val="006801F2"/>
    <w:rsid w:val="00680C6E"/>
    <w:rsid w:val="006817BE"/>
    <w:rsid w:val="00683FB8"/>
    <w:rsid w:val="0068432D"/>
    <w:rsid w:val="00685CDC"/>
    <w:rsid w:val="00685E04"/>
    <w:rsid w:val="00686432"/>
    <w:rsid w:val="00687B92"/>
    <w:rsid w:val="00690BC7"/>
    <w:rsid w:val="00690EE4"/>
    <w:rsid w:val="006928A7"/>
    <w:rsid w:val="00693EFE"/>
    <w:rsid w:val="00696854"/>
    <w:rsid w:val="006977D2"/>
    <w:rsid w:val="00697D75"/>
    <w:rsid w:val="006A1703"/>
    <w:rsid w:val="006A1BFF"/>
    <w:rsid w:val="006A4E2F"/>
    <w:rsid w:val="006A5647"/>
    <w:rsid w:val="006A7E88"/>
    <w:rsid w:val="006B2D96"/>
    <w:rsid w:val="006B5A5A"/>
    <w:rsid w:val="006C0BF2"/>
    <w:rsid w:val="006D00F7"/>
    <w:rsid w:val="006D181F"/>
    <w:rsid w:val="006D219B"/>
    <w:rsid w:val="006D42D8"/>
    <w:rsid w:val="006D58BD"/>
    <w:rsid w:val="006D62EF"/>
    <w:rsid w:val="006D75A0"/>
    <w:rsid w:val="006D7B67"/>
    <w:rsid w:val="006E0904"/>
    <w:rsid w:val="006E21C1"/>
    <w:rsid w:val="006E22CF"/>
    <w:rsid w:val="006E31B4"/>
    <w:rsid w:val="006E497C"/>
    <w:rsid w:val="006E6505"/>
    <w:rsid w:val="006F1FF2"/>
    <w:rsid w:val="006F2597"/>
    <w:rsid w:val="006F267A"/>
    <w:rsid w:val="006F3084"/>
    <w:rsid w:val="006F4642"/>
    <w:rsid w:val="006F4F89"/>
    <w:rsid w:val="006F5A25"/>
    <w:rsid w:val="006F77E2"/>
    <w:rsid w:val="006F78A2"/>
    <w:rsid w:val="00703ADD"/>
    <w:rsid w:val="00705506"/>
    <w:rsid w:val="0070612C"/>
    <w:rsid w:val="00707778"/>
    <w:rsid w:val="00710B56"/>
    <w:rsid w:val="00713B65"/>
    <w:rsid w:val="007147A8"/>
    <w:rsid w:val="00714C80"/>
    <w:rsid w:val="00715CE5"/>
    <w:rsid w:val="00716CB8"/>
    <w:rsid w:val="00720F89"/>
    <w:rsid w:val="00732B29"/>
    <w:rsid w:val="00734343"/>
    <w:rsid w:val="00740994"/>
    <w:rsid w:val="00743AA8"/>
    <w:rsid w:val="00744826"/>
    <w:rsid w:val="00745C42"/>
    <w:rsid w:val="00746E7C"/>
    <w:rsid w:val="0075158C"/>
    <w:rsid w:val="0075364E"/>
    <w:rsid w:val="0075674B"/>
    <w:rsid w:val="00762493"/>
    <w:rsid w:val="0076763F"/>
    <w:rsid w:val="00767B62"/>
    <w:rsid w:val="00767C0C"/>
    <w:rsid w:val="0077141F"/>
    <w:rsid w:val="00771A70"/>
    <w:rsid w:val="00771F15"/>
    <w:rsid w:val="00774373"/>
    <w:rsid w:val="00777C51"/>
    <w:rsid w:val="00780D86"/>
    <w:rsid w:val="007820DD"/>
    <w:rsid w:val="00782B71"/>
    <w:rsid w:val="00782CC2"/>
    <w:rsid w:val="007830F0"/>
    <w:rsid w:val="00783202"/>
    <w:rsid w:val="007836CA"/>
    <w:rsid w:val="0079041C"/>
    <w:rsid w:val="007906DD"/>
    <w:rsid w:val="00790F7A"/>
    <w:rsid w:val="00794540"/>
    <w:rsid w:val="00794F41"/>
    <w:rsid w:val="00796791"/>
    <w:rsid w:val="00797978"/>
    <w:rsid w:val="007A019C"/>
    <w:rsid w:val="007A1176"/>
    <w:rsid w:val="007A5634"/>
    <w:rsid w:val="007A722D"/>
    <w:rsid w:val="007A74AA"/>
    <w:rsid w:val="007B0528"/>
    <w:rsid w:val="007B0CAF"/>
    <w:rsid w:val="007B27EA"/>
    <w:rsid w:val="007B2871"/>
    <w:rsid w:val="007B4CC6"/>
    <w:rsid w:val="007B4E00"/>
    <w:rsid w:val="007C2479"/>
    <w:rsid w:val="007C292C"/>
    <w:rsid w:val="007C338F"/>
    <w:rsid w:val="007C7805"/>
    <w:rsid w:val="007D1735"/>
    <w:rsid w:val="007D4107"/>
    <w:rsid w:val="007D5779"/>
    <w:rsid w:val="007D6B30"/>
    <w:rsid w:val="007E2BA3"/>
    <w:rsid w:val="007E3627"/>
    <w:rsid w:val="007E496E"/>
    <w:rsid w:val="007E52AE"/>
    <w:rsid w:val="007E6EA2"/>
    <w:rsid w:val="007E7F27"/>
    <w:rsid w:val="007F1592"/>
    <w:rsid w:val="007F1A6F"/>
    <w:rsid w:val="007F4307"/>
    <w:rsid w:val="007F4787"/>
    <w:rsid w:val="007F4934"/>
    <w:rsid w:val="007F6B21"/>
    <w:rsid w:val="007F7C39"/>
    <w:rsid w:val="00800FAE"/>
    <w:rsid w:val="00802A35"/>
    <w:rsid w:val="00806AC7"/>
    <w:rsid w:val="00806EFE"/>
    <w:rsid w:val="008071DE"/>
    <w:rsid w:val="00812285"/>
    <w:rsid w:val="008134BC"/>
    <w:rsid w:val="008136AE"/>
    <w:rsid w:val="008153F7"/>
    <w:rsid w:val="00815812"/>
    <w:rsid w:val="00817170"/>
    <w:rsid w:val="0082026E"/>
    <w:rsid w:val="00823249"/>
    <w:rsid w:val="00823331"/>
    <w:rsid w:val="00823429"/>
    <w:rsid w:val="008261B4"/>
    <w:rsid w:val="00827121"/>
    <w:rsid w:val="0083005E"/>
    <w:rsid w:val="008301C3"/>
    <w:rsid w:val="00830990"/>
    <w:rsid w:val="008342C9"/>
    <w:rsid w:val="00835865"/>
    <w:rsid w:val="00835D0F"/>
    <w:rsid w:val="008360CB"/>
    <w:rsid w:val="0083623F"/>
    <w:rsid w:val="00837172"/>
    <w:rsid w:val="00841425"/>
    <w:rsid w:val="00841F91"/>
    <w:rsid w:val="008437AD"/>
    <w:rsid w:val="00843BB2"/>
    <w:rsid w:val="008450C7"/>
    <w:rsid w:val="0084558D"/>
    <w:rsid w:val="008502C3"/>
    <w:rsid w:val="00851D86"/>
    <w:rsid w:val="0085224D"/>
    <w:rsid w:val="0085274B"/>
    <w:rsid w:val="008547C0"/>
    <w:rsid w:val="0085487A"/>
    <w:rsid w:val="00857BB1"/>
    <w:rsid w:val="00860574"/>
    <w:rsid w:val="008614E0"/>
    <w:rsid w:val="00862939"/>
    <w:rsid w:val="00863721"/>
    <w:rsid w:val="0086495E"/>
    <w:rsid w:val="00866A64"/>
    <w:rsid w:val="00873F89"/>
    <w:rsid w:val="008758F3"/>
    <w:rsid w:val="00875C13"/>
    <w:rsid w:val="00876C29"/>
    <w:rsid w:val="00877A6F"/>
    <w:rsid w:val="00881656"/>
    <w:rsid w:val="008822F4"/>
    <w:rsid w:val="0088369C"/>
    <w:rsid w:val="00883AF1"/>
    <w:rsid w:val="00884BD1"/>
    <w:rsid w:val="00884C62"/>
    <w:rsid w:val="00885224"/>
    <w:rsid w:val="00886EDA"/>
    <w:rsid w:val="00887B41"/>
    <w:rsid w:val="00887C30"/>
    <w:rsid w:val="00887F5F"/>
    <w:rsid w:val="0089021F"/>
    <w:rsid w:val="00890708"/>
    <w:rsid w:val="00891DA8"/>
    <w:rsid w:val="00892E29"/>
    <w:rsid w:val="008945C1"/>
    <w:rsid w:val="00896027"/>
    <w:rsid w:val="00897CA0"/>
    <w:rsid w:val="008A1915"/>
    <w:rsid w:val="008A1B9A"/>
    <w:rsid w:val="008A1E12"/>
    <w:rsid w:val="008A2C6B"/>
    <w:rsid w:val="008A5F23"/>
    <w:rsid w:val="008A7A0C"/>
    <w:rsid w:val="008B1A86"/>
    <w:rsid w:val="008B52E6"/>
    <w:rsid w:val="008B5F29"/>
    <w:rsid w:val="008C0245"/>
    <w:rsid w:val="008C03AB"/>
    <w:rsid w:val="008C05FD"/>
    <w:rsid w:val="008C2556"/>
    <w:rsid w:val="008C27C9"/>
    <w:rsid w:val="008C4540"/>
    <w:rsid w:val="008C4642"/>
    <w:rsid w:val="008C4ABF"/>
    <w:rsid w:val="008C4CE8"/>
    <w:rsid w:val="008C651C"/>
    <w:rsid w:val="008D2798"/>
    <w:rsid w:val="008D610A"/>
    <w:rsid w:val="008D6A32"/>
    <w:rsid w:val="008D7029"/>
    <w:rsid w:val="008D75B2"/>
    <w:rsid w:val="008D7C06"/>
    <w:rsid w:val="008E2810"/>
    <w:rsid w:val="008E7707"/>
    <w:rsid w:val="008F05FC"/>
    <w:rsid w:val="008F3C22"/>
    <w:rsid w:val="008F48BD"/>
    <w:rsid w:val="008F4DE1"/>
    <w:rsid w:val="008F77D0"/>
    <w:rsid w:val="00901AC8"/>
    <w:rsid w:val="00902D7B"/>
    <w:rsid w:val="00904DD3"/>
    <w:rsid w:val="00905B0B"/>
    <w:rsid w:val="00906C1C"/>
    <w:rsid w:val="009075A2"/>
    <w:rsid w:val="00910BFD"/>
    <w:rsid w:val="00911379"/>
    <w:rsid w:val="0091274C"/>
    <w:rsid w:val="00912919"/>
    <w:rsid w:val="00912A8C"/>
    <w:rsid w:val="00915796"/>
    <w:rsid w:val="0091766E"/>
    <w:rsid w:val="00922214"/>
    <w:rsid w:val="00922677"/>
    <w:rsid w:val="009227DB"/>
    <w:rsid w:val="00923012"/>
    <w:rsid w:val="00923607"/>
    <w:rsid w:val="00925555"/>
    <w:rsid w:val="0092565D"/>
    <w:rsid w:val="009258C2"/>
    <w:rsid w:val="00930DA9"/>
    <w:rsid w:val="00934646"/>
    <w:rsid w:val="009356F6"/>
    <w:rsid w:val="0094090E"/>
    <w:rsid w:val="00941324"/>
    <w:rsid w:val="00942149"/>
    <w:rsid w:val="00946830"/>
    <w:rsid w:val="00947554"/>
    <w:rsid w:val="00947873"/>
    <w:rsid w:val="009504F1"/>
    <w:rsid w:val="009545B7"/>
    <w:rsid w:val="00957F5A"/>
    <w:rsid w:val="0096000B"/>
    <w:rsid w:val="0096027A"/>
    <w:rsid w:val="00964B57"/>
    <w:rsid w:val="00965D70"/>
    <w:rsid w:val="009662E9"/>
    <w:rsid w:val="00966656"/>
    <w:rsid w:val="00974487"/>
    <w:rsid w:val="0097562A"/>
    <w:rsid w:val="00976914"/>
    <w:rsid w:val="009802C9"/>
    <w:rsid w:val="0098168A"/>
    <w:rsid w:val="00981BF0"/>
    <w:rsid w:val="0098289F"/>
    <w:rsid w:val="00984A97"/>
    <w:rsid w:val="009850EE"/>
    <w:rsid w:val="00985A34"/>
    <w:rsid w:val="00986A5D"/>
    <w:rsid w:val="0099050E"/>
    <w:rsid w:val="009909AA"/>
    <w:rsid w:val="00991E17"/>
    <w:rsid w:val="00992040"/>
    <w:rsid w:val="009936B6"/>
    <w:rsid w:val="00994B4F"/>
    <w:rsid w:val="009A0B11"/>
    <w:rsid w:val="009A327D"/>
    <w:rsid w:val="009A3BE3"/>
    <w:rsid w:val="009A45D1"/>
    <w:rsid w:val="009A61B7"/>
    <w:rsid w:val="009A684E"/>
    <w:rsid w:val="009A6865"/>
    <w:rsid w:val="009B045C"/>
    <w:rsid w:val="009B06DA"/>
    <w:rsid w:val="009B18F2"/>
    <w:rsid w:val="009B2515"/>
    <w:rsid w:val="009B3058"/>
    <w:rsid w:val="009B3B8B"/>
    <w:rsid w:val="009B4324"/>
    <w:rsid w:val="009B4D63"/>
    <w:rsid w:val="009B6E86"/>
    <w:rsid w:val="009C00BD"/>
    <w:rsid w:val="009C051B"/>
    <w:rsid w:val="009C0C7C"/>
    <w:rsid w:val="009C1850"/>
    <w:rsid w:val="009C5C97"/>
    <w:rsid w:val="009C7DA5"/>
    <w:rsid w:val="009D0203"/>
    <w:rsid w:val="009D2008"/>
    <w:rsid w:val="009D227B"/>
    <w:rsid w:val="009D640F"/>
    <w:rsid w:val="009D6612"/>
    <w:rsid w:val="009D720C"/>
    <w:rsid w:val="009E057A"/>
    <w:rsid w:val="009E097B"/>
    <w:rsid w:val="009E4C79"/>
    <w:rsid w:val="009F1D02"/>
    <w:rsid w:val="009F235B"/>
    <w:rsid w:val="009F60D0"/>
    <w:rsid w:val="009F795F"/>
    <w:rsid w:val="00A0157D"/>
    <w:rsid w:val="00A015E0"/>
    <w:rsid w:val="00A024E3"/>
    <w:rsid w:val="00A027EE"/>
    <w:rsid w:val="00A0310F"/>
    <w:rsid w:val="00A06DEF"/>
    <w:rsid w:val="00A070B1"/>
    <w:rsid w:val="00A07691"/>
    <w:rsid w:val="00A13CB3"/>
    <w:rsid w:val="00A149E6"/>
    <w:rsid w:val="00A1622A"/>
    <w:rsid w:val="00A16F2F"/>
    <w:rsid w:val="00A202F5"/>
    <w:rsid w:val="00A23796"/>
    <w:rsid w:val="00A23E8E"/>
    <w:rsid w:val="00A2444B"/>
    <w:rsid w:val="00A24DE1"/>
    <w:rsid w:val="00A25DD4"/>
    <w:rsid w:val="00A2764B"/>
    <w:rsid w:val="00A303A7"/>
    <w:rsid w:val="00A30598"/>
    <w:rsid w:val="00A32B52"/>
    <w:rsid w:val="00A3326D"/>
    <w:rsid w:val="00A33738"/>
    <w:rsid w:val="00A33E39"/>
    <w:rsid w:val="00A36882"/>
    <w:rsid w:val="00A36F9D"/>
    <w:rsid w:val="00A37304"/>
    <w:rsid w:val="00A41856"/>
    <w:rsid w:val="00A42294"/>
    <w:rsid w:val="00A45164"/>
    <w:rsid w:val="00A5145E"/>
    <w:rsid w:val="00A519E2"/>
    <w:rsid w:val="00A51D55"/>
    <w:rsid w:val="00A6116E"/>
    <w:rsid w:val="00A64107"/>
    <w:rsid w:val="00A67F5C"/>
    <w:rsid w:val="00A72161"/>
    <w:rsid w:val="00A72213"/>
    <w:rsid w:val="00A74262"/>
    <w:rsid w:val="00A755A6"/>
    <w:rsid w:val="00A75E46"/>
    <w:rsid w:val="00A766E2"/>
    <w:rsid w:val="00A76F4D"/>
    <w:rsid w:val="00A81D3B"/>
    <w:rsid w:val="00A81FFB"/>
    <w:rsid w:val="00A848F4"/>
    <w:rsid w:val="00A86C94"/>
    <w:rsid w:val="00A8756B"/>
    <w:rsid w:val="00A902CF"/>
    <w:rsid w:val="00A92D1E"/>
    <w:rsid w:val="00A92D67"/>
    <w:rsid w:val="00A93F5A"/>
    <w:rsid w:val="00A94EAD"/>
    <w:rsid w:val="00A95302"/>
    <w:rsid w:val="00AA0008"/>
    <w:rsid w:val="00AA0016"/>
    <w:rsid w:val="00AA0DDA"/>
    <w:rsid w:val="00AA1C7A"/>
    <w:rsid w:val="00AA3BFD"/>
    <w:rsid w:val="00AA41CD"/>
    <w:rsid w:val="00AA44EA"/>
    <w:rsid w:val="00AB0299"/>
    <w:rsid w:val="00AB1AB4"/>
    <w:rsid w:val="00AB34A6"/>
    <w:rsid w:val="00AC3E64"/>
    <w:rsid w:val="00AC4443"/>
    <w:rsid w:val="00AC5C5D"/>
    <w:rsid w:val="00AC6ADB"/>
    <w:rsid w:val="00AD0FF1"/>
    <w:rsid w:val="00AD16A5"/>
    <w:rsid w:val="00AD245E"/>
    <w:rsid w:val="00AD4325"/>
    <w:rsid w:val="00AD4665"/>
    <w:rsid w:val="00AD5969"/>
    <w:rsid w:val="00AE084B"/>
    <w:rsid w:val="00AE1087"/>
    <w:rsid w:val="00AE2805"/>
    <w:rsid w:val="00AE2B57"/>
    <w:rsid w:val="00AE38F2"/>
    <w:rsid w:val="00AE6240"/>
    <w:rsid w:val="00AE7807"/>
    <w:rsid w:val="00AE7846"/>
    <w:rsid w:val="00AF159D"/>
    <w:rsid w:val="00AF1A97"/>
    <w:rsid w:val="00AF1FC6"/>
    <w:rsid w:val="00AF2B37"/>
    <w:rsid w:val="00AF2D14"/>
    <w:rsid w:val="00AF41CC"/>
    <w:rsid w:val="00AF4973"/>
    <w:rsid w:val="00AF4C33"/>
    <w:rsid w:val="00AF4D47"/>
    <w:rsid w:val="00AF7359"/>
    <w:rsid w:val="00B002CD"/>
    <w:rsid w:val="00B00DCD"/>
    <w:rsid w:val="00B04A60"/>
    <w:rsid w:val="00B06700"/>
    <w:rsid w:val="00B076BB"/>
    <w:rsid w:val="00B079BC"/>
    <w:rsid w:val="00B10296"/>
    <w:rsid w:val="00B1223E"/>
    <w:rsid w:val="00B12440"/>
    <w:rsid w:val="00B12B60"/>
    <w:rsid w:val="00B1489F"/>
    <w:rsid w:val="00B15F4A"/>
    <w:rsid w:val="00B16D2B"/>
    <w:rsid w:val="00B16EEA"/>
    <w:rsid w:val="00B20A2D"/>
    <w:rsid w:val="00B20D31"/>
    <w:rsid w:val="00B20F3B"/>
    <w:rsid w:val="00B21C29"/>
    <w:rsid w:val="00B22020"/>
    <w:rsid w:val="00B24C5B"/>
    <w:rsid w:val="00B25C49"/>
    <w:rsid w:val="00B26967"/>
    <w:rsid w:val="00B26CE5"/>
    <w:rsid w:val="00B30503"/>
    <w:rsid w:val="00B30DBF"/>
    <w:rsid w:val="00B329AD"/>
    <w:rsid w:val="00B33C8F"/>
    <w:rsid w:val="00B3621F"/>
    <w:rsid w:val="00B36B56"/>
    <w:rsid w:val="00B413EE"/>
    <w:rsid w:val="00B415EA"/>
    <w:rsid w:val="00B44F54"/>
    <w:rsid w:val="00B45AA6"/>
    <w:rsid w:val="00B45C21"/>
    <w:rsid w:val="00B46C42"/>
    <w:rsid w:val="00B50877"/>
    <w:rsid w:val="00B526D0"/>
    <w:rsid w:val="00B64B58"/>
    <w:rsid w:val="00B65E3B"/>
    <w:rsid w:val="00B709F6"/>
    <w:rsid w:val="00B736EA"/>
    <w:rsid w:val="00B7431C"/>
    <w:rsid w:val="00B74F70"/>
    <w:rsid w:val="00B75B86"/>
    <w:rsid w:val="00B77351"/>
    <w:rsid w:val="00B818F7"/>
    <w:rsid w:val="00B81E8F"/>
    <w:rsid w:val="00B82133"/>
    <w:rsid w:val="00B82667"/>
    <w:rsid w:val="00B828FD"/>
    <w:rsid w:val="00B868FF"/>
    <w:rsid w:val="00B924DE"/>
    <w:rsid w:val="00B92A74"/>
    <w:rsid w:val="00B940BD"/>
    <w:rsid w:val="00B940F8"/>
    <w:rsid w:val="00B94901"/>
    <w:rsid w:val="00B94ED9"/>
    <w:rsid w:val="00B9665A"/>
    <w:rsid w:val="00BA10F3"/>
    <w:rsid w:val="00BA2152"/>
    <w:rsid w:val="00BA30BF"/>
    <w:rsid w:val="00BB01F6"/>
    <w:rsid w:val="00BB15A5"/>
    <w:rsid w:val="00BB6FA3"/>
    <w:rsid w:val="00BB7182"/>
    <w:rsid w:val="00BB7CAF"/>
    <w:rsid w:val="00BC0386"/>
    <w:rsid w:val="00BC1487"/>
    <w:rsid w:val="00BC3256"/>
    <w:rsid w:val="00BC70BF"/>
    <w:rsid w:val="00BD0475"/>
    <w:rsid w:val="00BD2F53"/>
    <w:rsid w:val="00BD480C"/>
    <w:rsid w:val="00BD4FC6"/>
    <w:rsid w:val="00BE008C"/>
    <w:rsid w:val="00BE02B8"/>
    <w:rsid w:val="00BE0859"/>
    <w:rsid w:val="00BE317A"/>
    <w:rsid w:val="00BE5F71"/>
    <w:rsid w:val="00BF03DF"/>
    <w:rsid w:val="00BF6BE3"/>
    <w:rsid w:val="00BF7692"/>
    <w:rsid w:val="00C01057"/>
    <w:rsid w:val="00C0346A"/>
    <w:rsid w:val="00C06191"/>
    <w:rsid w:val="00C0652E"/>
    <w:rsid w:val="00C13FD7"/>
    <w:rsid w:val="00C14C6F"/>
    <w:rsid w:val="00C152FD"/>
    <w:rsid w:val="00C15346"/>
    <w:rsid w:val="00C15FB1"/>
    <w:rsid w:val="00C16150"/>
    <w:rsid w:val="00C17875"/>
    <w:rsid w:val="00C17C46"/>
    <w:rsid w:val="00C20281"/>
    <w:rsid w:val="00C240F7"/>
    <w:rsid w:val="00C25ABF"/>
    <w:rsid w:val="00C25F3B"/>
    <w:rsid w:val="00C26D2A"/>
    <w:rsid w:val="00C27FCB"/>
    <w:rsid w:val="00C30056"/>
    <w:rsid w:val="00C30E46"/>
    <w:rsid w:val="00C3197F"/>
    <w:rsid w:val="00C33443"/>
    <w:rsid w:val="00C3450B"/>
    <w:rsid w:val="00C37527"/>
    <w:rsid w:val="00C42F1A"/>
    <w:rsid w:val="00C45BD0"/>
    <w:rsid w:val="00C46F26"/>
    <w:rsid w:val="00C53063"/>
    <w:rsid w:val="00C54D01"/>
    <w:rsid w:val="00C550AA"/>
    <w:rsid w:val="00C5669F"/>
    <w:rsid w:val="00C56E84"/>
    <w:rsid w:val="00C61AFF"/>
    <w:rsid w:val="00C64989"/>
    <w:rsid w:val="00C6672C"/>
    <w:rsid w:val="00C702B7"/>
    <w:rsid w:val="00C70625"/>
    <w:rsid w:val="00C7297F"/>
    <w:rsid w:val="00C74EAE"/>
    <w:rsid w:val="00C7507F"/>
    <w:rsid w:val="00C7711E"/>
    <w:rsid w:val="00C82061"/>
    <w:rsid w:val="00C82872"/>
    <w:rsid w:val="00C82E06"/>
    <w:rsid w:val="00C867F1"/>
    <w:rsid w:val="00C905E5"/>
    <w:rsid w:val="00C92877"/>
    <w:rsid w:val="00C9521D"/>
    <w:rsid w:val="00C952C7"/>
    <w:rsid w:val="00C95345"/>
    <w:rsid w:val="00C96D4F"/>
    <w:rsid w:val="00CA04B1"/>
    <w:rsid w:val="00CA07B3"/>
    <w:rsid w:val="00CA0859"/>
    <w:rsid w:val="00CA0EB9"/>
    <w:rsid w:val="00CA10B2"/>
    <w:rsid w:val="00CA2819"/>
    <w:rsid w:val="00CA62A7"/>
    <w:rsid w:val="00CA65B2"/>
    <w:rsid w:val="00CA7162"/>
    <w:rsid w:val="00CA7E4E"/>
    <w:rsid w:val="00CB0804"/>
    <w:rsid w:val="00CB0F16"/>
    <w:rsid w:val="00CB1504"/>
    <w:rsid w:val="00CB5012"/>
    <w:rsid w:val="00CB6E1D"/>
    <w:rsid w:val="00CB7A2F"/>
    <w:rsid w:val="00CC1282"/>
    <w:rsid w:val="00CC1AAE"/>
    <w:rsid w:val="00CC1B8A"/>
    <w:rsid w:val="00CC22C9"/>
    <w:rsid w:val="00CC335E"/>
    <w:rsid w:val="00CC44E5"/>
    <w:rsid w:val="00CC47EC"/>
    <w:rsid w:val="00CC53C3"/>
    <w:rsid w:val="00CC725E"/>
    <w:rsid w:val="00CC7C56"/>
    <w:rsid w:val="00CD20C7"/>
    <w:rsid w:val="00CD2BDA"/>
    <w:rsid w:val="00CD6853"/>
    <w:rsid w:val="00CD73E5"/>
    <w:rsid w:val="00CE2CFA"/>
    <w:rsid w:val="00CE3167"/>
    <w:rsid w:val="00CE3418"/>
    <w:rsid w:val="00CE623A"/>
    <w:rsid w:val="00CF12F0"/>
    <w:rsid w:val="00CF1BF8"/>
    <w:rsid w:val="00CF3B0C"/>
    <w:rsid w:val="00D027BB"/>
    <w:rsid w:val="00D06D5F"/>
    <w:rsid w:val="00D06D95"/>
    <w:rsid w:val="00D0770E"/>
    <w:rsid w:val="00D12A0B"/>
    <w:rsid w:val="00D14CFB"/>
    <w:rsid w:val="00D17C87"/>
    <w:rsid w:val="00D248FB"/>
    <w:rsid w:val="00D25B29"/>
    <w:rsid w:val="00D264DB"/>
    <w:rsid w:val="00D30C38"/>
    <w:rsid w:val="00D4077D"/>
    <w:rsid w:val="00D41B5A"/>
    <w:rsid w:val="00D41FB3"/>
    <w:rsid w:val="00D447D4"/>
    <w:rsid w:val="00D5015A"/>
    <w:rsid w:val="00D5019F"/>
    <w:rsid w:val="00D51212"/>
    <w:rsid w:val="00D52A5E"/>
    <w:rsid w:val="00D52B91"/>
    <w:rsid w:val="00D551E2"/>
    <w:rsid w:val="00D61E3C"/>
    <w:rsid w:val="00D62A72"/>
    <w:rsid w:val="00D62ACC"/>
    <w:rsid w:val="00D63787"/>
    <w:rsid w:val="00D65EBB"/>
    <w:rsid w:val="00D663F9"/>
    <w:rsid w:val="00D668A8"/>
    <w:rsid w:val="00D708AB"/>
    <w:rsid w:val="00D7133E"/>
    <w:rsid w:val="00D7141E"/>
    <w:rsid w:val="00D74EB3"/>
    <w:rsid w:val="00D77429"/>
    <w:rsid w:val="00D776AF"/>
    <w:rsid w:val="00D77FED"/>
    <w:rsid w:val="00D81859"/>
    <w:rsid w:val="00D84D64"/>
    <w:rsid w:val="00D8669E"/>
    <w:rsid w:val="00D867A2"/>
    <w:rsid w:val="00D8686E"/>
    <w:rsid w:val="00D86F0B"/>
    <w:rsid w:val="00D913D1"/>
    <w:rsid w:val="00D949B4"/>
    <w:rsid w:val="00D97114"/>
    <w:rsid w:val="00DA2822"/>
    <w:rsid w:val="00DA2AEF"/>
    <w:rsid w:val="00DA31E9"/>
    <w:rsid w:val="00DA3D1E"/>
    <w:rsid w:val="00DB12A7"/>
    <w:rsid w:val="00DB12D9"/>
    <w:rsid w:val="00DB37B2"/>
    <w:rsid w:val="00DB453B"/>
    <w:rsid w:val="00DB6231"/>
    <w:rsid w:val="00DB7D0A"/>
    <w:rsid w:val="00DC0475"/>
    <w:rsid w:val="00DC139F"/>
    <w:rsid w:val="00DC3F22"/>
    <w:rsid w:val="00DD2158"/>
    <w:rsid w:val="00DD3399"/>
    <w:rsid w:val="00DD7EC9"/>
    <w:rsid w:val="00DE1C91"/>
    <w:rsid w:val="00DE4EED"/>
    <w:rsid w:val="00DF201E"/>
    <w:rsid w:val="00DF5659"/>
    <w:rsid w:val="00DF7217"/>
    <w:rsid w:val="00E01586"/>
    <w:rsid w:val="00E02D31"/>
    <w:rsid w:val="00E04596"/>
    <w:rsid w:val="00E05431"/>
    <w:rsid w:val="00E05765"/>
    <w:rsid w:val="00E16B4B"/>
    <w:rsid w:val="00E2001B"/>
    <w:rsid w:val="00E22CB5"/>
    <w:rsid w:val="00E26C4B"/>
    <w:rsid w:val="00E330AC"/>
    <w:rsid w:val="00E33AC1"/>
    <w:rsid w:val="00E33D05"/>
    <w:rsid w:val="00E34834"/>
    <w:rsid w:val="00E34A96"/>
    <w:rsid w:val="00E37422"/>
    <w:rsid w:val="00E417AC"/>
    <w:rsid w:val="00E41ED3"/>
    <w:rsid w:val="00E45A07"/>
    <w:rsid w:val="00E45A2D"/>
    <w:rsid w:val="00E47E17"/>
    <w:rsid w:val="00E507C5"/>
    <w:rsid w:val="00E50EDD"/>
    <w:rsid w:val="00E51586"/>
    <w:rsid w:val="00E5180B"/>
    <w:rsid w:val="00E51D50"/>
    <w:rsid w:val="00E51F19"/>
    <w:rsid w:val="00E53369"/>
    <w:rsid w:val="00E55732"/>
    <w:rsid w:val="00E55AA2"/>
    <w:rsid w:val="00E566AD"/>
    <w:rsid w:val="00E56CF6"/>
    <w:rsid w:val="00E61159"/>
    <w:rsid w:val="00E62E15"/>
    <w:rsid w:val="00E638C1"/>
    <w:rsid w:val="00E63CE0"/>
    <w:rsid w:val="00E66981"/>
    <w:rsid w:val="00E67F3D"/>
    <w:rsid w:val="00E70106"/>
    <w:rsid w:val="00E70C71"/>
    <w:rsid w:val="00E752B5"/>
    <w:rsid w:val="00E75413"/>
    <w:rsid w:val="00E75E84"/>
    <w:rsid w:val="00E77910"/>
    <w:rsid w:val="00E83570"/>
    <w:rsid w:val="00E83F14"/>
    <w:rsid w:val="00E90862"/>
    <w:rsid w:val="00E91893"/>
    <w:rsid w:val="00E92AF7"/>
    <w:rsid w:val="00E94D51"/>
    <w:rsid w:val="00E95229"/>
    <w:rsid w:val="00E95A1B"/>
    <w:rsid w:val="00E966E0"/>
    <w:rsid w:val="00EA0E43"/>
    <w:rsid w:val="00EA1A7E"/>
    <w:rsid w:val="00EA2EF7"/>
    <w:rsid w:val="00EA3E8C"/>
    <w:rsid w:val="00EA4B7E"/>
    <w:rsid w:val="00EA5E6C"/>
    <w:rsid w:val="00EB15D5"/>
    <w:rsid w:val="00EB1D78"/>
    <w:rsid w:val="00EB2105"/>
    <w:rsid w:val="00EB32E8"/>
    <w:rsid w:val="00EB4BF6"/>
    <w:rsid w:val="00EB504E"/>
    <w:rsid w:val="00EB57DA"/>
    <w:rsid w:val="00EB627C"/>
    <w:rsid w:val="00EC0DB9"/>
    <w:rsid w:val="00EC239A"/>
    <w:rsid w:val="00EC2E91"/>
    <w:rsid w:val="00EC43B0"/>
    <w:rsid w:val="00EC5944"/>
    <w:rsid w:val="00ED0089"/>
    <w:rsid w:val="00ED1066"/>
    <w:rsid w:val="00ED1A2F"/>
    <w:rsid w:val="00ED3283"/>
    <w:rsid w:val="00ED41C7"/>
    <w:rsid w:val="00ED67DD"/>
    <w:rsid w:val="00EE16CD"/>
    <w:rsid w:val="00EE1C10"/>
    <w:rsid w:val="00EE2BC7"/>
    <w:rsid w:val="00EE3189"/>
    <w:rsid w:val="00EE41FC"/>
    <w:rsid w:val="00EF4382"/>
    <w:rsid w:val="00EF535E"/>
    <w:rsid w:val="00EF616B"/>
    <w:rsid w:val="00EF76C2"/>
    <w:rsid w:val="00EF7CF4"/>
    <w:rsid w:val="00EF7E45"/>
    <w:rsid w:val="00F009D2"/>
    <w:rsid w:val="00F024E7"/>
    <w:rsid w:val="00F03C57"/>
    <w:rsid w:val="00F073DF"/>
    <w:rsid w:val="00F10006"/>
    <w:rsid w:val="00F11C14"/>
    <w:rsid w:val="00F123D0"/>
    <w:rsid w:val="00F15743"/>
    <w:rsid w:val="00F15BFE"/>
    <w:rsid w:val="00F16ED0"/>
    <w:rsid w:val="00F20D10"/>
    <w:rsid w:val="00F20E88"/>
    <w:rsid w:val="00F22D03"/>
    <w:rsid w:val="00F234AF"/>
    <w:rsid w:val="00F3580F"/>
    <w:rsid w:val="00F35941"/>
    <w:rsid w:val="00F36597"/>
    <w:rsid w:val="00F37BC8"/>
    <w:rsid w:val="00F40DFF"/>
    <w:rsid w:val="00F41CD8"/>
    <w:rsid w:val="00F4454B"/>
    <w:rsid w:val="00F45032"/>
    <w:rsid w:val="00F45FBB"/>
    <w:rsid w:val="00F52216"/>
    <w:rsid w:val="00F53B1C"/>
    <w:rsid w:val="00F54F50"/>
    <w:rsid w:val="00F612F4"/>
    <w:rsid w:val="00F6146E"/>
    <w:rsid w:val="00F621BF"/>
    <w:rsid w:val="00F63A13"/>
    <w:rsid w:val="00F64D31"/>
    <w:rsid w:val="00F6598D"/>
    <w:rsid w:val="00F744A9"/>
    <w:rsid w:val="00F769D1"/>
    <w:rsid w:val="00F80A7B"/>
    <w:rsid w:val="00F81B05"/>
    <w:rsid w:val="00F81E83"/>
    <w:rsid w:val="00F835BC"/>
    <w:rsid w:val="00F8440E"/>
    <w:rsid w:val="00F84FE4"/>
    <w:rsid w:val="00F857F7"/>
    <w:rsid w:val="00F86FBE"/>
    <w:rsid w:val="00F87283"/>
    <w:rsid w:val="00F91670"/>
    <w:rsid w:val="00F92022"/>
    <w:rsid w:val="00F92B6A"/>
    <w:rsid w:val="00F97180"/>
    <w:rsid w:val="00F97691"/>
    <w:rsid w:val="00FA1FEB"/>
    <w:rsid w:val="00FA320A"/>
    <w:rsid w:val="00FA36F5"/>
    <w:rsid w:val="00FB0503"/>
    <w:rsid w:val="00FB16C0"/>
    <w:rsid w:val="00FB6C85"/>
    <w:rsid w:val="00FC0435"/>
    <w:rsid w:val="00FC2CA7"/>
    <w:rsid w:val="00FC48EB"/>
    <w:rsid w:val="00FC4A30"/>
    <w:rsid w:val="00FC6D64"/>
    <w:rsid w:val="00FD2919"/>
    <w:rsid w:val="00FD32B6"/>
    <w:rsid w:val="00FD3317"/>
    <w:rsid w:val="00FD4B46"/>
    <w:rsid w:val="00FD555B"/>
    <w:rsid w:val="00FE435F"/>
    <w:rsid w:val="00FE4913"/>
    <w:rsid w:val="00FE5FC2"/>
    <w:rsid w:val="00FE6F88"/>
    <w:rsid w:val="00FF0180"/>
    <w:rsid w:val="00FF59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1500F"/>
  <w15:docId w15:val="{D33C034D-7A69-4F63-9CCA-CED16BA0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250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28302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4250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250B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250B6"/>
    <w:rPr>
      <w:rFonts w:ascii="Times New Roman" w:eastAsia="Times New Roman" w:hAnsi="Times New Roman" w:cs="Times New Roman"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4250B6"/>
    <w:pPr>
      <w:spacing w:line="480" w:lineRule="auto"/>
      <w:ind w:left="720" w:hanging="72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18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18F2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4C49EE"/>
    <w:pPr>
      <w:spacing w:before="100" w:beforeAutospacing="1" w:after="100" w:afterAutospacing="1"/>
    </w:pPr>
    <w:rPr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201E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01E"/>
    <w:rPr>
      <w:rFonts w:ascii="Lucida Grande" w:eastAsia="Times New Roman" w:hAnsi="Lucida Grande" w:cs="Times New Roman"/>
      <w:sz w:val="18"/>
      <w:szCs w:val="18"/>
    </w:rPr>
  </w:style>
  <w:style w:type="character" w:styleId="Hyperlink">
    <w:name w:val="Hyperlink"/>
    <w:basedOn w:val="DefaultParagraphFont"/>
    <w:uiPriority w:val="99"/>
    <w:rsid w:val="00992040"/>
    <w:rPr>
      <w:color w:val="0000FF"/>
      <w:u w:val="single"/>
    </w:rPr>
  </w:style>
  <w:style w:type="paragraph" w:styleId="Revision">
    <w:name w:val="Revision"/>
    <w:hidden/>
    <w:semiHidden/>
    <w:rsid w:val="00EE31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semiHidden/>
    <w:unhideWhenUsed/>
    <w:rsid w:val="007906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7906DD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semiHidden/>
    <w:unhideWhenUsed/>
    <w:rsid w:val="007906DD"/>
  </w:style>
  <w:style w:type="character" w:customStyle="1" w:styleId="Heading1Char">
    <w:name w:val="Heading 1 Char"/>
    <w:basedOn w:val="DefaultParagraphFont"/>
    <w:link w:val="Heading1"/>
    <w:uiPriority w:val="9"/>
    <w:rsid w:val="0028302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er">
    <w:name w:val="header"/>
    <w:basedOn w:val="Normal"/>
    <w:link w:val="HeaderChar"/>
    <w:semiHidden/>
    <w:unhideWhenUsed/>
    <w:rsid w:val="003B4FA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3B4FA7"/>
    <w:rPr>
      <w:rFonts w:ascii="Times New Roman" w:eastAsia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semiHidden/>
    <w:unhideWhenUsed/>
    <w:rsid w:val="008261B4"/>
  </w:style>
  <w:style w:type="character" w:customStyle="1" w:styleId="FootnoteTextChar">
    <w:name w:val="Footnote Text Char"/>
    <w:basedOn w:val="DefaultParagraphFont"/>
    <w:link w:val="FootnoteText"/>
    <w:semiHidden/>
    <w:rsid w:val="008261B4"/>
    <w:rPr>
      <w:rFonts w:ascii="Times New Roman" w:eastAsia="Times New Roman" w:hAnsi="Times New Roman" w:cs="Times New Roman"/>
      <w:sz w:val="24"/>
      <w:szCs w:val="24"/>
    </w:rPr>
  </w:style>
  <w:style w:type="character" w:styleId="FootnoteReference">
    <w:name w:val="footnote reference"/>
    <w:basedOn w:val="DefaultParagraphFont"/>
    <w:semiHidden/>
    <w:unhideWhenUsed/>
    <w:rsid w:val="008261B4"/>
    <w:rPr>
      <w:vertAlign w:val="superscript"/>
    </w:rPr>
  </w:style>
  <w:style w:type="paragraph" w:styleId="ListParagraph">
    <w:name w:val="List Paragraph"/>
    <w:basedOn w:val="Normal"/>
    <w:uiPriority w:val="34"/>
    <w:qFormat/>
    <w:rsid w:val="006D62EF"/>
    <w:pPr>
      <w:ind w:left="720"/>
      <w:contextualSpacing/>
    </w:pPr>
    <w:rPr>
      <w:rFonts w:asciiTheme="minorHAnsi" w:eastAsiaTheme="minorHAnsi" w:hAnsiTheme="minorHAnsi" w:cstheme="minorBidi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2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1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7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7154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7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10444">
          <w:marLeft w:val="0"/>
          <w:marRight w:val="0"/>
          <w:marTop w:val="0"/>
          <w:marBottom w:val="0"/>
          <w:divBdr>
            <w:top w:val="single" w:sz="6" w:space="0" w:color="5B616B"/>
            <w:left w:val="single" w:sz="6" w:space="0" w:color="5B616B"/>
            <w:bottom w:val="single" w:sz="6" w:space="0" w:color="5B616B"/>
            <w:right w:val="single" w:sz="6" w:space="0" w:color="5B616B"/>
          </w:divBdr>
        </w:div>
        <w:div w:id="126946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4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4445">
          <w:marLeft w:val="0"/>
          <w:marRight w:val="0"/>
          <w:marTop w:val="0"/>
          <w:marBottom w:val="0"/>
          <w:divBdr>
            <w:top w:val="single" w:sz="6" w:space="0" w:color="5B616B"/>
            <w:left w:val="single" w:sz="6" w:space="0" w:color="5B616B"/>
            <w:bottom w:val="single" w:sz="6" w:space="0" w:color="5B616B"/>
            <w:right w:val="single" w:sz="6" w:space="0" w:color="5B616B"/>
          </w:divBdr>
        </w:div>
        <w:div w:id="7401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4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55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 standalone="yes"?>
<Relationships xmlns="http://schemas.openxmlformats.org/package/2006/relationships">
  <Relationship Id="rId8" Type="http://schemas.openxmlformats.org/officeDocument/2006/relationships/footer" Target="footer1.xml" />
  <Relationship Id="rId3" Type="http://schemas.openxmlformats.org/officeDocument/2006/relationships/styles" Target="styles.xml" />
  <Relationship Id="rId7" Type="http://schemas.openxmlformats.org/officeDocument/2006/relationships/endnotes" Target="endnotes.xml" />
  <Relationship Id="rId12" Type="http://schemas.openxmlformats.org/officeDocument/2006/relationships/theme" Target="theme/theme1.xml" />
  <Relationship Id="rId2" Type="http://schemas.openxmlformats.org/officeDocument/2006/relationships/numbering" Target="numbering.xml" />
  <Relationship Id="rId1" Type="http://schemas.openxmlformats.org/officeDocument/2006/relationships/customXml" Target="../customXml/item1.xml" />
  <Relationship Id="rId6" Type="http://schemas.openxmlformats.org/officeDocument/2006/relationships/footnotes" Target="footnotes.xml" />
  <Relationship Id="rId11" Type="http://schemas.microsoft.com/office/2011/relationships/people" Target="people.xml" />
  <Relationship Id="rId5" Type="http://schemas.openxmlformats.org/officeDocument/2006/relationships/webSettings" Target="webSettings.xml" />
  <Relationship Id="rId10" Type="http://schemas.openxmlformats.org/officeDocument/2006/relationships/fontTable" Target="fontTable.xml" />
  <Relationship Id="rId4" Type="http://schemas.openxmlformats.org/officeDocument/2006/relationships/settings" Target="settings.xml" />
  <Relationship Id="rId9" Type="http://schemas.openxmlformats.org/officeDocument/2006/relationships/footer" Target="footer2.xml" 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 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74BC06-1027-41C7-9AC1-F1857B398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Ong Zhilei</dc:creator>
  <cp:keywords/>
  <dc:description/>
  <cp:lastModifiedBy>George Glass</cp:lastModifiedBy>
  <cp:revision>44</cp:revision>
  <dcterms:created xsi:type="dcterms:W3CDTF">2022-08-03T04:12:00Z</dcterms:created>
  <dcterms:modified xsi:type="dcterms:W3CDTF">2022-08-04T07:54:00Z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zotero-version="6.0.6"&gt;&lt;session id="AsG5CNg9"/&gt;&lt;style id="http://www.zotero.org/styles/apa" locale="en-US" hasBibliography="1" bibliographyStyleHasBeenSet="1"/&gt;&lt;prefs&gt;&lt;pref name="fieldType" value="Field"/&gt;&lt;pref name="automaticJourna</vt:lpwstr>
  </property>
  <property fmtid="{D5CDD505-2E9C-101B-9397-08002B2CF9AE}" pid="3" name="ZOTERO_PREF_2">
    <vt:lpwstr>lAbbreviations" value="true"/&gt;&lt;/prefs&gt;&lt;/data&gt;</vt:lpwstr>
  </property>
  <property fmtid="{D5CDD505-2E9C-101B-9397-08002B2CF9AE}" pid="4" name="_DocHome">
    <vt:i4>1969634223</vt:i4>
  </property>
</Properties>
</file>