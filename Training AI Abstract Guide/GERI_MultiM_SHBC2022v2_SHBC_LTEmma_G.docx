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33792" w14:textId="032340FD" w:rsidR="00273635" w:rsidRPr="000C0D67" w:rsidRDefault="00D81CBD" w:rsidP="0055311B">
      <w:pPr>
        <w:spacing w:after="0" w:line="240" w:lineRule="auto"/>
        <w:rPr>
          <w:rFonts w:ascii="Arial" w:hAnsi="Arial" w:cs="Arial"/>
        </w:rPr>
      </w:pPr>
      <w:r>
        <w:rPr>
          <w:rFonts w:ascii="Arial" w:hAnsi="Arial" w:cs="Arial"/>
        </w:rPr>
        <w:t>SHBC</w:t>
      </w:r>
      <w:r w:rsidR="00273635" w:rsidRPr="0055311B">
        <w:rPr>
          <w:rFonts w:ascii="Arial" w:hAnsi="Arial" w:cs="Arial"/>
        </w:rPr>
        <w:t xml:space="preserve"> 2022 </w:t>
      </w:r>
    </w:p>
    <w:p w14:paraId="5CBB7F27" w14:textId="4B868917" w:rsidR="0055311B" w:rsidRDefault="0055311B" w:rsidP="0055311B">
      <w:pPr>
        <w:spacing w:after="0" w:line="240" w:lineRule="auto"/>
        <w:rPr>
          <w:rFonts w:ascii="Arial" w:hAnsi="Arial" w:cs="Arial"/>
          <w:b/>
          <w:bCs/>
          <w:color w:val="FF0000"/>
        </w:rPr>
      </w:pPr>
    </w:p>
    <w:p w14:paraId="6150AE4F" w14:textId="77777777" w:rsidR="00B6765F" w:rsidRDefault="00273635" w:rsidP="0055311B">
      <w:pPr>
        <w:spacing w:after="0" w:line="240" w:lineRule="auto"/>
        <w:rPr>
          <w:rFonts w:ascii="Arial" w:hAnsi="Arial" w:cs="Arial"/>
          <w:b/>
          <w:bCs/>
        </w:rPr>
      </w:pPr>
      <w:r w:rsidRPr="0055311B">
        <w:rPr>
          <w:rFonts w:ascii="Arial" w:hAnsi="Arial" w:cs="Arial"/>
          <w:b/>
          <w:bCs/>
        </w:rPr>
        <w:t xml:space="preserve">Title: </w:t>
      </w:r>
    </w:p>
    <w:p w14:paraId="449E3B2F" w14:textId="6BAAC7FC" w:rsidR="0055311B" w:rsidRDefault="005627B0" w:rsidP="0055311B">
      <w:pPr>
        <w:spacing w:after="0" w:line="240" w:lineRule="auto"/>
        <w:rPr>
          <w:rFonts w:ascii="Arial" w:hAnsi="Arial" w:cs="Arial"/>
        </w:rPr>
      </w:pPr>
      <w:r>
        <w:rPr>
          <w:rFonts w:ascii="Arial" w:hAnsi="Arial" w:cs="Arial"/>
          <w:b/>
          <w:bCs/>
        </w:rPr>
        <w:t>Preparing</w:t>
      </w:r>
      <w:r w:rsidR="00D81CBD">
        <w:rPr>
          <w:rFonts w:ascii="Arial" w:hAnsi="Arial" w:cs="Arial"/>
          <w:b/>
          <w:bCs/>
        </w:rPr>
        <w:t xml:space="preserve"> for the </w:t>
      </w:r>
      <w:r w:rsidR="008E50CB">
        <w:rPr>
          <w:rFonts w:ascii="Arial" w:hAnsi="Arial" w:cs="Arial"/>
          <w:b/>
          <w:bCs/>
        </w:rPr>
        <w:t xml:space="preserve">Caregiving </w:t>
      </w:r>
      <w:r w:rsidR="00D81CBD">
        <w:rPr>
          <w:rFonts w:ascii="Arial" w:hAnsi="Arial" w:cs="Arial"/>
          <w:b/>
          <w:bCs/>
        </w:rPr>
        <w:t xml:space="preserve">Journey: </w:t>
      </w:r>
      <w:r w:rsidR="00E41FA3">
        <w:rPr>
          <w:rFonts w:ascii="Arial" w:hAnsi="Arial" w:cs="Arial"/>
          <w:b/>
          <w:bCs/>
        </w:rPr>
        <w:t>S</w:t>
      </w:r>
      <w:r w:rsidR="003D25FD">
        <w:rPr>
          <w:rFonts w:ascii="Arial" w:hAnsi="Arial" w:cs="Arial"/>
          <w:b/>
          <w:bCs/>
        </w:rPr>
        <w:t>tudy</w:t>
      </w:r>
      <w:r w:rsidR="00E41FA3">
        <w:rPr>
          <w:rFonts w:ascii="Arial" w:hAnsi="Arial" w:cs="Arial"/>
          <w:b/>
          <w:bCs/>
        </w:rPr>
        <w:t>ing</w:t>
      </w:r>
      <w:r w:rsidR="003D25FD">
        <w:rPr>
          <w:rFonts w:ascii="Arial" w:hAnsi="Arial" w:cs="Arial"/>
          <w:b/>
          <w:bCs/>
        </w:rPr>
        <w:t xml:space="preserve"> </w:t>
      </w:r>
      <w:r w:rsidR="00441584">
        <w:rPr>
          <w:rFonts w:ascii="Arial" w:hAnsi="Arial" w:cs="Arial"/>
          <w:b/>
          <w:bCs/>
        </w:rPr>
        <w:t>caregivers’ experience</w:t>
      </w:r>
      <w:r w:rsidR="00E41FA3">
        <w:rPr>
          <w:rFonts w:ascii="Arial" w:hAnsi="Arial" w:cs="Arial"/>
          <w:b/>
          <w:bCs/>
        </w:rPr>
        <w:t>s</w:t>
      </w:r>
      <w:r w:rsidR="00441584">
        <w:rPr>
          <w:rFonts w:ascii="Arial" w:hAnsi="Arial" w:cs="Arial"/>
          <w:b/>
          <w:bCs/>
        </w:rPr>
        <w:t xml:space="preserve"> of </w:t>
      </w:r>
      <w:r w:rsidR="003D25FD">
        <w:rPr>
          <w:rFonts w:ascii="Arial" w:hAnsi="Arial" w:cs="Arial"/>
          <w:b/>
          <w:bCs/>
        </w:rPr>
        <w:t>Carer Matters – A holistic hospital-to-home caregiver support programme</w:t>
      </w:r>
    </w:p>
    <w:p w14:paraId="7014C3F2" w14:textId="77777777" w:rsidR="006B529C" w:rsidRDefault="006B529C" w:rsidP="0055311B">
      <w:pPr>
        <w:spacing w:after="0" w:line="240" w:lineRule="auto"/>
        <w:rPr>
          <w:rFonts w:ascii="Arial" w:hAnsi="Arial" w:cs="Arial"/>
          <w:b/>
          <w:bCs/>
        </w:rPr>
      </w:pPr>
    </w:p>
    <w:p w14:paraId="5E75C57F" w14:textId="155F9CBA" w:rsidR="00BC213B" w:rsidRPr="00880795" w:rsidRDefault="00D81CBD" w:rsidP="00E41FA3">
      <w:pPr>
        <w:spacing w:after="0" w:line="240" w:lineRule="auto"/>
        <w:rPr>
          <w:rFonts w:ascii="Arial" w:hAnsi="Arial" w:cs="Arial"/>
        </w:rPr>
      </w:pPr>
      <w:r>
        <w:rPr>
          <w:rFonts w:ascii="Arial" w:hAnsi="Arial" w:cs="Arial"/>
          <w:b/>
          <w:bCs/>
        </w:rPr>
        <w:t>Background</w:t>
      </w:r>
      <w:r w:rsidR="006B529C" w:rsidRPr="00880795">
        <w:rPr>
          <w:rFonts w:ascii="Arial" w:hAnsi="Arial" w:cs="Arial"/>
          <w:b/>
          <w:bCs/>
        </w:rPr>
        <w:t>:</w:t>
      </w:r>
      <w:r w:rsidR="00BC213B" w:rsidRPr="00880795">
        <w:rPr>
          <w:rFonts w:ascii="Arial" w:hAnsi="Arial" w:cs="Arial"/>
          <w:b/>
          <w:bCs/>
        </w:rPr>
        <w:t xml:space="preserve"> </w:t>
      </w:r>
      <w:ins w:id="0" w:author="Glass George Frederick Jr" w:date="2022-08-10T13:46:00Z">
        <w:r w:rsidR="00A83C93" w:rsidRPr="00A83C93">
          <w:rPr>
            <w:rFonts w:ascii="Arial" w:hAnsi="Arial" w:cs="Arial"/>
            <w:rPrChange w:id="1" w:author="Glass George Frederick Jr" w:date="2022-08-10T13:47:00Z">
              <w:rPr/>
            </w:rPrChange>
          </w:rPr>
          <w:t>Older adults in Singapore are primarily cared for by family members who often lack support in the community</w:t>
        </w:r>
        <w:r w:rsidR="00A83C93" w:rsidRPr="00A83C93" w:rsidDel="00A83C93">
          <w:rPr>
            <w:rFonts w:ascii="Arial" w:hAnsi="Arial" w:cs="Arial"/>
          </w:rPr>
          <w:t xml:space="preserve"> </w:t>
        </w:r>
      </w:ins>
      <w:del w:id="2" w:author="Glass George Frederick Jr" w:date="2022-08-10T13:46:00Z">
        <w:r w:rsidR="00536920" w:rsidRPr="00A83C93" w:rsidDel="00A83C93">
          <w:rPr>
            <w:rFonts w:ascii="Arial" w:hAnsi="Arial" w:cs="Arial"/>
          </w:rPr>
          <w:delText>Older adults in</w:delText>
        </w:r>
        <w:r w:rsidR="007A4B6E" w:rsidRPr="00A83C93" w:rsidDel="00A83C93">
          <w:rPr>
            <w:rFonts w:ascii="Arial" w:hAnsi="Arial" w:cs="Arial"/>
          </w:rPr>
          <w:delText xml:space="preserve"> Singapore are primarily cared by family members</w:delText>
        </w:r>
        <w:r w:rsidR="00FA3DD4" w:rsidRPr="00A83C93" w:rsidDel="00A83C93">
          <w:rPr>
            <w:rFonts w:ascii="Arial" w:hAnsi="Arial" w:cs="Arial"/>
          </w:rPr>
          <w:delText xml:space="preserve">, </w:delText>
        </w:r>
        <w:r w:rsidR="007A4B6E" w:rsidRPr="00A83C93" w:rsidDel="00A83C93">
          <w:rPr>
            <w:rFonts w:ascii="Arial" w:hAnsi="Arial" w:cs="Arial"/>
          </w:rPr>
          <w:delText>often unsupported in the community</w:delText>
        </w:r>
      </w:del>
      <w:r w:rsidR="00B30542" w:rsidRPr="00A83C93">
        <w:rPr>
          <w:rFonts w:ascii="Arial" w:hAnsi="Arial" w:cs="Arial"/>
        </w:rPr>
        <w:t>.</w:t>
      </w:r>
      <w:r w:rsidR="00B30542">
        <w:rPr>
          <w:rFonts w:ascii="Arial" w:hAnsi="Arial" w:cs="Arial"/>
          <w:b/>
          <w:bCs/>
        </w:rPr>
        <w:t xml:space="preserve"> </w:t>
      </w:r>
      <w:r w:rsidR="006B529C" w:rsidRPr="00880795">
        <w:rPr>
          <w:rFonts w:ascii="Arial" w:hAnsi="Arial" w:cs="Arial"/>
        </w:rPr>
        <w:t>Carer Matters</w:t>
      </w:r>
      <w:r w:rsidR="00B30542">
        <w:rPr>
          <w:rFonts w:ascii="Arial" w:hAnsi="Arial" w:cs="Arial"/>
        </w:rPr>
        <w:t xml:space="preserve"> is </w:t>
      </w:r>
      <w:r w:rsidR="008C7D0D" w:rsidRPr="00880795">
        <w:rPr>
          <w:rFonts w:ascii="Arial" w:hAnsi="Arial" w:cs="Arial"/>
        </w:rPr>
        <w:t>a</w:t>
      </w:r>
      <w:r w:rsidR="006B529C" w:rsidRPr="00880795">
        <w:rPr>
          <w:rFonts w:ascii="Arial" w:hAnsi="Arial" w:cs="Arial"/>
        </w:rPr>
        <w:t xml:space="preserve"> holistic caregiver-centric programme</w:t>
      </w:r>
      <w:r w:rsidR="003D25FD">
        <w:rPr>
          <w:rFonts w:ascii="Arial" w:hAnsi="Arial" w:cs="Arial"/>
        </w:rPr>
        <w:t xml:space="preserve"> to support</w:t>
      </w:r>
      <w:r w:rsidR="00B6765F" w:rsidRPr="00880795">
        <w:rPr>
          <w:rFonts w:ascii="Arial" w:hAnsi="Arial" w:cs="Arial"/>
        </w:rPr>
        <w:t xml:space="preserve"> caregivers as their</w:t>
      </w:r>
      <w:r w:rsidR="00B42E01">
        <w:rPr>
          <w:rFonts w:ascii="Arial" w:hAnsi="Arial" w:cs="Arial"/>
        </w:rPr>
        <w:t xml:space="preserve"> </w:t>
      </w:r>
      <w:r w:rsidR="00B6765F" w:rsidRPr="00880795">
        <w:rPr>
          <w:rFonts w:ascii="Arial" w:hAnsi="Arial" w:cs="Arial"/>
        </w:rPr>
        <w:t>c</w:t>
      </w:r>
      <w:r w:rsidR="00880795" w:rsidRPr="00880795">
        <w:rPr>
          <w:rFonts w:ascii="Arial" w:hAnsi="Arial" w:cs="Arial"/>
        </w:rPr>
        <w:t>are</w:t>
      </w:r>
      <w:r w:rsidR="00B30542">
        <w:rPr>
          <w:rFonts w:ascii="Arial" w:hAnsi="Arial" w:cs="Arial"/>
        </w:rPr>
        <w:t>-</w:t>
      </w:r>
      <w:r w:rsidR="00880795" w:rsidRPr="00880795">
        <w:rPr>
          <w:rFonts w:ascii="Arial" w:hAnsi="Arial" w:cs="Arial"/>
        </w:rPr>
        <w:t>recipients</w:t>
      </w:r>
      <w:r w:rsidR="00B6765F" w:rsidRPr="00880795">
        <w:rPr>
          <w:rFonts w:ascii="Arial" w:hAnsi="Arial" w:cs="Arial"/>
        </w:rPr>
        <w:t xml:space="preserve"> transit from </w:t>
      </w:r>
      <w:r w:rsidR="00CF6815">
        <w:rPr>
          <w:rFonts w:ascii="Arial" w:hAnsi="Arial" w:cs="Arial"/>
        </w:rPr>
        <w:t xml:space="preserve">hospital back to their </w:t>
      </w:r>
      <w:r w:rsidR="00536920" w:rsidRPr="00880795">
        <w:rPr>
          <w:rFonts w:ascii="Arial" w:hAnsi="Arial" w:cs="Arial"/>
        </w:rPr>
        <w:t>home</w:t>
      </w:r>
      <w:r w:rsidR="00CF6815">
        <w:rPr>
          <w:rFonts w:ascii="Arial" w:hAnsi="Arial" w:cs="Arial"/>
        </w:rPr>
        <w:t>s</w:t>
      </w:r>
      <w:r w:rsidR="003D25FD">
        <w:rPr>
          <w:rFonts w:ascii="Arial" w:hAnsi="Arial" w:cs="Arial"/>
        </w:rPr>
        <w:t xml:space="preserve">. </w:t>
      </w:r>
      <w:r w:rsidR="006C061C">
        <w:rPr>
          <w:rFonts w:ascii="Arial" w:hAnsi="Arial" w:cs="Arial"/>
        </w:rPr>
        <w:t>We</w:t>
      </w:r>
      <w:r w:rsidR="00E41FA3">
        <w:rPr>
          <w:rFonts w:ascii="Arial" w:hAnsi="Arial" w:cs="Arial"/>
        </w:rPr>
        <w:t xml:space="preserve"> </w:t>
      </w:r>
      <w:del w:id="3" w:author="George Glass" w:date="2022-08-10T13:51:00Z">
        <w:r w:rsidR="00E41FA3" w:rsidDel="002B5097">
          <w:rPr>
            <w:rFonts w:ascii="Arial" w:hAnsi="Arial" w:cs="Arial"/>
          </w:rPr>
          <w:delText>sought to interview caregiver recipients of this novel programme to better understand their experience</w:delText>
        </w:r>
      </w:del>
      <w:ins w:id="4" w:author="George Glass" w:date="2022-08-10T13:51:00Z">
        <w:r w:rsidR="002B5097">
          <w:rPr>
            <w:rFonts w:ascii="Arial" w:hAnsi="Arial" w:cs="Arial"/>
          </w:rPr>
          <w:t>sought to examine caregivers’ experience of the programme</w:t>
        </w:r>
      </w:ins>
      <w:r w:rsidR="00E41FA3">
        <w:rPr>
          <w:rFonts w:ascii="Arial" w:hAnsi="Arial" w:cs="Arial"/>
        </w:rPr>
        <w:t>.</w:t>
      </w:r>
      <w:r w:rsidR="00D13714">
        <w:rPr>
          <w:rFonts w:ascii="Arial" w:hAnsi="Arial" w:cs="Arial"/>
        </w:rPr>
        <w:t xml:space="preserve"> </w:t>
      </w:r>
    </w:p>
    <w:p w14:paraId="7BD203EA" w14:textId="42ED304D" w:rsidR="00BC213B" w:rsidRDefault="00BC213B" w:rsidP="00BC213B">
      <w:pPr>
        <w:spacing w:after="0" w:line="240" w:lineRule="auto"/>
        <w:rPr>
          <w:rFonts w:ascii="Times New Roman" w:hAnsi="Times New Roman" w:cs="Times New Roman"/>
          <w:sz w:val="24"/>
          <w:szCs w:val="24"/>
        </w:rPr>
      </w:pPr>
    </w:p>
    <w:p w14:paraId="2062E366" w14:textId="0554C078" w:rsidR="00BC213B" w:rsidRDefault="00BC213B" w:rsidP="00BC213B">
      <w:pPr>
        <w:spacing w:after="0" w:line="240" w:lineRule="auto"/>
        <w:rPr>
          <w:rFonts w:ascii="Arial" w:hAnsi="Arial" w:cs="Arial"/>
        </w:rPr>
      </w:pPr>
      <w:commentRangeStart w:id="5"/>
      <w:r w:rsidRPr="00BC213B">
        <w:rPr>
          <w:rFonts w:ascii="Arial" w:hAnsi="Arial" w:cs="Arial"/>
          <w:b/>
          <w:bCs/>
        </w:rPr>
        <w:t>Methods:</w:t>
      </w:r>
      <w:commentRangeEnd w:id="5"/>
      <w:r w:rsidR="00702A0A">
        <w:rPr>
          <w:rStyle w:val="CommentReference"/>
        </w:rPr>
        <w:commentReference w:id="5"/>
      </w:r>
      <w:r w:rsidRPr="00BC213B">
        <w:rPr>
          <w:rFonts w:ascii="Arial" w:hAnsi="Arial" w:cs="Arial"/>
          <w:b/>
          <w:bCs/>
        </w:rPr>
        <w:t xml:space="preserve"> </w:t>
      </w:r>
      <w:del w:id="6" w:author="Wu Ling Ting" w:date="2022-08-09T22:59:00Z">
        <w:r w:rsidR="00B42E01" w:rsidRPr="002B466B" w:rsidDel="00702A0A">
          <w:rPr>
            <w:rFonts w:ascii="Arial" w:hAnsi="Arial" w:cs="Arial"/>
          </w:rPr>
          <w:delText xml:space="preserve">We </w:delText>
        </w:r>
        <w:r w:rsidR="00E41FA3" w:rsidDel="00702A0A">
          <w:rPr>
            <w:rFonts w:ascii="Arial" w:hAnsi="Arial" w:cs="Arial"/>
          </w:rPr>
          <w:delText>applied</w:delText>
        </w:r>
        <w:r w:rsidRPr="00BC213B" w:rsidDel="00702A0A">
          <w:rPr>
            <w:rFonts w:ascii="Arial" w:hAnsi="Arial" w:cs="Arial"/>
          </w:rPr>
          <w:delText xml:space="preserve"> the Reach, Effectiveness, Adoption, Implementation, and Maintenance (RE-AIM)</w:delText>
        </w:r>
        <w:r w:rsidR="00B30542" w:rsidDel="00702A0A">
          <w:rPr>
            <w:rFonts w:ascii="Arial" w:hAnsi="Arial" w:cs="Arial"/>
          </w:rPr>
          <w:delText xml:space="preserve"> </w:delText>
        </w:r>
        <w:r w:rsidRPr="00BC213B" w:rsidDel="00702A0A">
          <w:rPr>
            <w:rFonts w:ascii="Arial" w:hAnsi="Arial" w:cs="Arial"/>
          </w:rPr>
          <w:delText>framework</w:delText>
        </w:r>
        <w:r w:rsidR="00E41FA3" w:rsidDel="00702A0A">
          <w:rPr>
            <w:rFonts w:ascii="Arial" w:hAnsi="Arial" w:cs="Arial"/>
          </w:rPr>
          <w:delText xml:space="preserve"> to better examine caregivers’ end-to-end experience of the programme</w:delText>
        </w:r>
        <w:r w:rsidR="00A656B6" w:rsidDel="00702A0A">
          <w:rPr>
            <w:rFonts w:ascii="Arial" w:hAnsi="Arial" w:cs="Arial"/>
          </w:rPr>
          <w:delText xml:space="preserve">. This framework steered the formation of our </w:delText>
        </w:r>
        <w:r w:rsidR="00E41FA3" w:rsidDel="00702A0A">
          <w:rPr>
            <w:rFonts w:ascii="Arial" w:hAnsi="Arial" w:cs="Arial"/>
          </w:rPr>
          <w:delText>semi</w:delText>
        </w:r>
      </w:del>
      <w:ins w:id="7" w:author="George Glass" w:date="2022-08-10T13:50:00Z">
        <w:r w:rsidR="002B5097">
          <w:rPr>
            <w:rFonts w:ascii="Arial" w:hAnsi="Arial" w:cs="Arial"/>
          </w:rPr>
          <w:t>A multimethod approach was used</w:t>
        </w:r>
      </w:ins>
      <w:ins w:id="8" w:author="George Glass" w:date="2022-08-10T14:04:00Z">
        <w:r w:rsidR="00DC64C1">
          <w:rPr>
            <w:rFonts w:ascii="Arial" w:hAnsi="Arial" w:cs="Arial"/>
          </w:rPr>
          <w:t>, part of a larger system-level evaluation of Carer Matters</w:t>
        </w:r>
      </w:ins>
      <w:ins w:id="9" w:author="George Glass" w:date="2022-08-10T13:50:00Z">
        <w:r w:rsidR="002B5097">
          <w:rPr>
            <w:rFonts w:ascii="Arial" w:hAnsi="Arial" w:cs="Arial"/>
          </w:rPr>
          <w:t>. Data was analyzed from</w:t>
        </w:r>
      </w:ins>
      <w:ins w:id="10" w:author="George Glass" w:date="2022-08-10T13:51:00Z">
        <w:r w:rsidR="002B5097">
          <w:rPr>
            <w:rFonts w:ascii="Arial" w:hAnsi="Arial" w:cs="Arial"/>
          </w:rPr>
          <w:t xml:space="preserve"> alll caregivers who participated in Carer Matters from January to December 2021. </w:t>
        </w:r>
      </w:ins>
      <w:ins w:id="11" w:author="Wu Ling Ting" w:date="2022-08-09T22:59:00Z">
        <w:del w:id="12" w:author="George Glass" w:date="2022-08-10T14:01:00Z">
          <w:r w:rsidR="00702A0A" w:rsidDel="003B437C">
            <w:rPr>
              <w:rFonts w:ascii="Arial" w:hAnsi="Arial" w:cs="Arial"/>
            </w:rPr>
            <w:delText>Using a semi</w:delText>
          </w:r>
        </w:del>
      </w:ins>
      <w:del w:id="13" w:author="George Glass" w:date="2022-08-10T14:01:00Z">
        <w:r w:rsidR="00E41FA3" w:rsidDel="003B437C">
          <w:rPr>
            <w:rFonts w:ascii="Arial" w:hAnsi="Arial" w:cs="Arial"/>
          </w:rPr>
          <w:delText>-structured interview guide</w:delText>
        </w:r>
      </w:del>
      <w:ins w:id="14" w:author="Wu Ling Ting" w:date="2022-08-09T22:59:00Z">
        <w:del w:id="15" w:author="George Glass" w:date="2022-08-10T14:01:00Z">
          <w:r w:rsidR="00702A0A" w:rsidDel="003B437C">
            <w:rPr>
              <w:rFonts w:ascii="Arial" w:hAnsi="Arial" w:cs="Arial"/>
            </w:rPr>
            <w:delText>,</w:delText>
          </w:r>
        </w:del>
      </w:ins>
      <w:del w:id="16" w:author="George Glass" w:date="2022-08-10T14:01:00Z">
        <w:r w:rsidR="00880795" w:rsidDel="003B437C">
          <w:rPr>
            <w:rFonts w:ascii="Arial" w:hAnsi="Arial" w:cs="Arial"/>
          </w:rPr>
          <w:delText xml:space="preserve">. </w:delText>
        </w:r>
      </w:del>
      <w:ins w:id="17" w:author="Wu Ling Ting" w:date="2022-08-09T22:59:00Z">
        <w:del w:id="18" w:author="George Glass" w:date="2022-08-10T14:01:00Z">
          <w:r w:rsidR="00702A0A" w:rsidDel="003B437C">
            <w:rPr>
              <w:rFonts w:ascii="Arial" w:hAnsi="Arial" w:cs="Arial"/>
            </w:rPr>
            <w:delText>w</w:delText>
          </w:r>
        </w:del>
      </w:ins>
      <w:del w:id="19" w:author="George Glass" w:date="2022-08-10T14:01:00Z">
        <w:r w:rsidR="006C061C" w:rsidDel="003B437C">
          <w:rPr>
            <w:rFonts w:ascii="Arial" w:hAnsi="Arial" w:cs="Arial"/>
          </w:rPr>
          <w:delText xml:space="preserve">We </w:delText>
        </w:r>
      </w:del>
      <w:ins w:id="20" w:author="George Glass" w:date="2022-08-10T14:01:00Z">
        <w:r w:rsidR="003B437C">
          <w:rPr>
            <w:rFonts w:ascii="Arial" w:hAnsi="Arial" w:cs="Arial"/>
          </w:rPr>
          <w:t xml:space="preserve">Semi-structured interviews were conducted with </w:t>
        </w:r>
      </w:ins>
      <w:del w:id="21" w:author="George Glass" w:date="2022-08-10T14:01:00Z">
        <w:r w:rsidR="006C061C" w:rsidDel="003B437C">
          <w:rPr>
            <w:rFonts w:ascii="Arial" w:hAnsi="Arial" w:cs="Arial"/>
          </w:rPr>
          <w:delText>interviewed</w:delText>
        </w:r>
        <w:r w:rsidRPr="00BC213B" w:rsidDel="003B437C">
          <w:rPr>
            <w:rFonts w:ascii="Arial" w:hAnsi="Arial" w:cs="Arial"/>
          </w:rPr>
          <w:delText xml:space="preserve"> </w:delText>
        </w:r>
      </w:del>
      <w:del w:id="22" w:author="George Glass" w:date="2022-08-10T13:52:00Z">
        <w:r w:rsidR="00E41FA3" w:rsidDel="002B5097">
          <w:rPr>
            <w:rFonts w:ascii="Arial" w:hAnsi="Arial" w:cs="Arial"/>
          </w:rPr>
          <w:delText>27</w:delText>
        </w:r>
        <w:r w:rsidRPr="00BC213B" w:rsidDel="002B5097">
          <w:rPr>
            <w:rFonts w:ascii="Arial" w:hAnsi="Arial" w:cs="Arial"/>
          </w:rPr>
          <w:delText xml:space="preserve"> </w:delText>
        </w:r>
      </w:del>
      <w:del w:id="23" w:author="George Glass" w:date="2022-08-10T14:01:00Z">
        <w:r w:rsidRPr="00BC213B" w:rsidDel="003B437C">
          <w:rPr>
            <w:rFonts w:ascii="Arial" w:hAnsi="Arial" w:cs="Arial"/>
          </w:rPr>
          <w:delText>family caregivers</w:delText>
        </w:r>
      </w:del>
      <w:ins w:id="24" w:author="Wu Ling Ting" w:date="2022-08-09T22:59:00Z">
        <w:del w:id="25" w:author="George Glass" w:date="2022-08-10T14:01:00Z">
          <w:r w:rsidR="00702A0A" w:rsidDel="003B437C">
            <w:rPr>
              <w:rFonts w:ascii="Arial" w:hAnsi="Arial" w:cs="Arial"/>
            </w:rPr>
            <w:delText xml:space="preserve"> who participated in Carer Matters</w:delText>
          </w:r>
        </w:del>
      </w:ins>
      <w:ins w:id="26" w:author="George Glass" w:date="2022-08-10T14:01:00Z">
        <w:r w:rsidR="003B437C">
          <w:rPr>
            <w:rFonts w:ascii="Arial" w:hAnsi="Arial" w:cs="Arial"/>
          </w:rPr>
          <w:t>programme participants who</w:t>
        </w:r>
      </w:ins>
      <w:ins w:id="27" w:author="George Glass" w:date="2022-08-10T13:53:00Z">
        <w:r w:rsidR="002B5097">
          <w:rPr>
            <w:rFonts w:ascii="Arial" w:hAnsi="Arial" w:cs="Arial"/>
          </w:rPr>
          <w:t xml:space="preserve"> were agreeable to share their experience</w:t>
        </w:r>
      </w:ins>
      <w:ins w:id="28" w:author="George Glass" w:date="2022-08-10T14:02:00Z">
        <w:r w:rsidR="003B437C">
          <w:rPr>
            <w:rFonts w:ascii="Arial" w:hAnsi="Arial" w:cs="Arial"/>
          </w:rPr>
          <w:t xml:space="preserve">, </w:t>
        </w:r>
      </w:ins>
      <w:ins w:id="29" w:author="Wu Ling Ting" w:date="2022-08-09T22:59:00Z">
        <w:del w:id="30" w:author="George Glass" w:date="2022-08-10T14:02:00Z">
          <w:r w:rsidR="00702A0A" w:rsidDel="003B437C">
            <w:rPr>
              <w:rFonts w:ascii="Arial" w:hAnsi="Arial" w:cs="Arial"/>
            </w:rPr>
            <w:delText>.</w:delText>
          </w:r>
        </w:del>
      </w:ins>
      <w:ins w:id="31" w:author="George Glass" w:date="2022-08-10T14:02:00Z">
        <w:r w:rsidR="003B437C">
          <w:rPr>
            <w:rFonts w:ascii="Arial" w:hAnsi="Arial" w:cs="Arial"/>
          </w:rPr>
          <w:t>applying</w:t>
        </w:r>
      </w:ins>
      <w:del w:id="32" w:author="Wu Ling Ting" w:date="2022-08-09T22:59:00Z">
        <w:r w:rsidRPr="00BC213B" w:rsidDel="00702A0A">
          <w:rPr>
            <w:rFonts w:ascii="Arial" w:hAnsi="Arial" w:cs="Arial"/>
          </w:rPr>
          <w:delText>.</w:delText>
        </w:r>
      </w:del>
      <w:r w:rsidR="00880795" w:rsidRPr="00880795">
        <w:rPr>
          <w:rFonts w:ascii="Arial" w:hAnsi="Arial" w:cs="Arial"/>
        </w:rPr>
        <w:t xml:space="preserve"> </w:t>
      </w:r>
      <w:ins w:id="33" w:author="George Glass" w:date="2022-08-10T14:02:00Z">
        <w:r w:rsidR="003B437C">
          <w:rPr>
            <w:rFonts w:ascii="Arial" w:hAnsi="Arial" w:cs="Arial"/>
          </w:rPr>
          <w:t>d</w:t>
        </w:r>
      </w:ins>
      <w:del w:id="34" w:author="George Glass" w:date="2022-08-10T14:02:00Z">
        <w:r w:rsidR="00B30542" w:rsidDel="003B437C">
          <w:rPr>
            <w:rFonts w:ascii="Arial" w:hAnsi="Arial" w:cs="Arial"/>
          </w:rPr>
          <w:delText>D</w:delText>
        </w:r>
      </w:del>
      <w:r w:rsidR="00B30542">
        <w:rPr>
          <w:rFonts w:ascii="Arial" w:hAnsi="Arial" w:cs="Arial"/>
        </w:rPr>
        <w:t>eductive thematic analysis</w:t>
      </w:r>
      <w:ins w:id="35" w:author="George Glass" w:date="2022-08-10T14:02:00Z">
        <w:r w:rsidR="003B437C">
          <w:rPr>
            <w:rFonts w:ascii="Arial" w:hAnsi="Arial" w:cs="Arial"/>
          </w:rPr>
          <w:t>.</w:t>
        </w:r>
      </w:ins>
      <w:r w:rsidR="00B30542">
        <w:rPr>
          <w:rFonts w:ascii="Arial" w:hAnsi="Arial" w:cs="Arial"/>
        </w:rPr>
        <w:t xml:space="preserve"> </w:t>
      </w:r>
      <w:del w:id="36" w:author="George Glass" w:date="2022-08-10T14:02:00Z">
        <w:r w:rsidR="00B30542" w:rsidDel="003B437C">
          <w:rPr>
            <w:rFonts w:ascii="Arial" w:hAnsi="Arial" w:cs="Arial"/>
          </w:rPr>
          <w:delText>was applied</w:delText>
        </w:r>
      </w:del>
      <w:ins w:id="37" w:author="Wu Ling Ting" w:date="2022-08-09T23:00:00Z">
        <w:del w:id="38" w:author="George Glass" w:date="2022-08-10T14:01:00Z">
          <w:r w:rsidR="00702A0A" w:rsidDel="003B437C">
            <w:rPr>
              <w:rFonts w:ascii="Arial" w:hAnsi="Arial" w:cs="Arial"/>
            </w:rPr>
            <w:delText xml:space="preserve"> to examine caregivers’ end to end experience of the programme.</w:delText>
          </w:r>
        </w:del>
      </w:ins>
      <w:del w:id="39" w:author="George Glass" w:date="2022-08-10T14:02:00Z">
        <w:r w:rsidR="00B30542" w:rsidDel="003B437C">
          <w:rPr>
            <w:rFonts w:ascii="Arial" w:hAnsi="Arial" w:cs="Arial"/>
          </w:rPr>
          <w:delText>.</w:delText>
        </w:r>
      </w:del>
    </w:p>
    <w:p w14:paraId="76772258" w14:textId="536D915D" w:rsidR="00BC213B" w:rsidRDefault="00BC213B" w:rsidP="00BC213B">
      <w:pPr>
        <w:spacing w:after="0" w:line="240" w:lineRule="auto"/>
        <w:rPr>
          <w:rFonts w:ascii="Arial" w:hAnsi="Arial" w:cs="Arial"/>
        </w:rPr>
      </w:pPr>
    </w:p>
    <w:p w14:paraId="72AFDA65" w14:textId="07D096C0" w:rsidR="0031035C" w:rsidRPr="00285E84" w:rsidRDefault="00BC213B" w:rsidP="00BC213B">
      <w:pPr>
        <w:spacing w:after="0" w:line="240" w:lineRule="auto"/>
        <w:rPr>
          <w:ins w:id="40" w:author="Glass George Frederick Jr" w:date="2022-08-10T08:05:00Z"/>
          <w:rFonts w:ascii="Arial" w:hAnsi="Arial" w:cs="Arial"/>
          <w:bCs/>
          <w:rPrChange w:id="41" w:author="Glass George Frederick Jr" w:date="2022-08-10T08:11:00Z">
            <w:rPr>
              <w:ins w:id="42" w:author="Glass George Frederick Jr" w:date="2022-08-10T08:05:00Z"/>
              <w:rFonts w:ascii="Arial" w:hAnsi="Arial" w:cs="Arial"/>
              <w:b/>
              <w:bCs/>
            </w:rPr>
          </w:rPrChange>
        </w:rPr>
      </w:pPr>
      <w:commentRangeStart w:id="43"/>
      <w:r w:rsidRPr="00BC213B">
        <w:rPr>
          <w:rFonts w:ascii="Arial" w:hAnsi="Arial" w:cs="Arial"/>
          <w:b/>
          <w:bCs/>
        </w:rPr>
        <w:t>Results</w:t>
      </w:r>
      <w:commentRangeEnd w:id="43"/>
      <w:r w:rsidR="00702A0A">
        <w:rPr>
          <w:rStyle w:val="CommentReference"/>
        </w:rPr>
        <w:commentReference w:id="43"/>
      </w:r>
      <w:r w:rsidRPr="00BC213B">
        <w:rPr>
          <w:rFonts w:ascii="Arial" w:hAnsi="Arial" w:cs="Arial"/>
          <w:b/>
          <w:bCs/>
        </w:rPr>
        <w:t>:</w:t>
      </w:r>
      <w:r w:rsidR="008C7D0D">
        <w:rPr>
          <w:rFonts w:ascii="Arial" w:hAnsi="Arial" w:cs="Arial"/>
          <w:b/>
          <w:bCs/>
        </w:rPr>
        <w:t xml:space="preserve"> </w:t>
      </w:r>
      <w:ins w:id="44" w:author="George Glass" w:date="2022-08-10T13:52:00Z">
        <w:r w:rsidR="002B5097" w:rsidRPr="002B5097">
          <w:rPr>
            <w:rFonts w:ascii="Arial" w:hAnsi="Arial" w:cs="Arial"/>
            <w:rPrChange w:id="45" w:author="George Glass" w:date="2022-08-10T13:52:00Z">
              <w:rPr>
                <w:rFonts w:ascii="Arial" w:hAnsi="Arial" w:cs="Arial"/>
                <w:b/>
                <w:bCs/>
              </w:rPr>
            </w:rPrChange>
          </w:rPr>
          <w:t>550 caregivers</w:t>
        </w:r>
        <w:r w:rsidR="002B5097">
          <w:rPr>
            <w:rFonts w:ascii="Arial" w:hAnsi="Arial" w:cs="Arial"/>
            <w:b/>
            <w:bCs/>
          </w:rPr>
          <w:t xml:space="preserve"> </w:t>
        </w:r>
      </w:ins>
      <w:ins w:id="46" w:author="George Glass" w:date="2022-08-10T13:53:00Z">
        <w:r w:rsidR="002B5097">
          <w:rPr>
            <w:rFonts w:ascii="Arial" w:hAnsi="Arial" w:cs="Arial"/>
            <w:bCs/>
          </w:rPr>
          <w:t>participated in</w:t>
        </w:r>
      </w:ins>
      <w:ins w:id="47" w:author="George Glass" w:date="2022-08-10T13:52:00Z">
        <w:r w:rsidR="002B5097">
          <w:rPr>
            <w:rFonts w:ascii="Arial" w:hAnsi="Arial" w:cs="Arial"/>
            <w:bCs/>
          </w:rPr>
          <w:t xml:space="preserve"> </w:t>
        </w:r>
      </w:ins>
      <w:ins w:id="48" w:author="George Glass" w:date="2022-08-10T13:53:00Z">
        <w:r w:rsidR="002B5097">
          <w:rPr>
            <w:rFonts w:ascii="Arial" w:hAnsi="Arial" w:cs="Arial"/>
            <w:bCs/>
          </w:rPr>
          <w:t>Carer Matters</w:t>
        </w:r>
      </w:ins>
      <w:ins w:id="49" w:author="George Glass" w:date="2022-08-10T13:58:00Z">
        <w:r w:rsidR="003D4BC8">
          <w:rPr>
            <w:rFonts w:ascii="Arial" w:hAnsi="Arial" w:cs="Arial"/>
            <w:bCs/>
          </w:rPr>
          <w:t>,</w:t>
        </w:r>
      </w:ins>
      <w:ins w:id="50" w:author="George Glass" w:date="2022-08-10T13:53:00Z">
        <w:r w:rsidR="002B5097">
          <w:rPr>
            <w:rFonts w:ascii="Arial" w:hAnsi="Arial" w:cs="Arial"/>
            <w:bCs/>
          </w:rPr>
          <w:t xml:space="preserve"> and 27 agreed to be interviewed. </w:t>
        </w:r>
      </w:ins>
      <w:ins w:id="51" w:author="George Glass" w:date="2022-08-10T13:55:00Z">
        <w:r w:rsidR="003D4BC8">
          <w:rPr>
            <w:rFonts w:ascii="Arial" w:hAnsi="Arial" w:cs="Arial"/>
            <w:bCs/>
          </w:rPr>
          <w:t>74 caregivers attended the programme’s signature training courses, with 97% reporting improved disease knowledge</w:t>
        </w:r>
      </w:ins>
      <w:ins w:id="52" w:author="George Glass" w:date="2022-08-10T13:56:00Z">
        <w:r w:rsidR="003D4BC8">
          <w:rPr>
            <w:rFonts w:ascii="Arial" w:hAnsi="Arial" w:cs="Arial"/>
            <w:bCs/>
          </w:rPr>
          <w:t xml:space="preserve"> and 99% reporting their satisfaction </w:t>
        </w:r>
      </w:ins>
      <w:ins w:id="53" w:author="George Glass" w:date="2022-08-10T14:05:00Z">
        <w:r w:rsidR="00DC64C1">
          <w:rPr>
            <w:rFonts w:ascii="Arial" w:hAnsi="Arial" w:cs="Arial"/>
            <w:bCs/>
          </w:rPr>
          <w:t>after the courses</w:t>
        </w:r>
      </w:ins>
      <w:ins w:id="54" w:author="George Glass" w:date="2022-08-10T13:56:00Z">
        <w:r w:rsidR="003D4BC8">
          <w:rPr>
            <w:rFonts w:ascii="Arial" w:hAnsi="Arial" w:cs="Arial"/>
            <w:bCs/>
          </w:rPr>
          <w:t>.</w:t>
        </w:r>
      </w:ins>
      <w:ins w:id="55" w:author="George Glass" w:date="2022-08-10T13:54:00Z">
        <w:r w:rsidR="002B5097">
          <w:rPr>
            <w:rFonts w:ascii="Arial" w:hAnsi="Arial" w:cs="Arial"/>
            <w:bCs/>
          </w:rPr>
          <w:t xml:space="preserve"> </w:t>
        </w:r>
      </w:ins>
      <w:ins w:id="56" w:author="George Glass" w:date="2022-08-10T13:56:00Z">
        <w:r w:rsidR="003D4BC8">
          <w:rPr>
            <w:rFonts w:ascii="Arial" w:hAnsi="Arial" w:cs="Arial"/>
            <w:bCs/>
          </w:rPr>
          <w:t>Interviews elicited a</w:t>
        </w:r>
      </w:ins>
      <w:ins w:id="57" w:author="Glass George Frederick Jr" w:date="2022-08-10T08:06:00Z">
        <w:del w:id="58" w:author="George Glass" w:date="2022-08-10T13:56:00Z">
          <w:r w:rsidR="0031035C" w:rsidDel="003D4BC8">
            <w:rPr>
              <w:rFonts w:ascii="Arial" w:hAnsi="Arial" w:cs="Arial"/>
              <w:bCs/>
            </w:rPr>
            <w:delText>A</w:delText>
          </w:r>
        </w:del>
        <w:r w:rsidR="0031035C">
          <w:rPr>
            <w:rFonts w:ascii="Arial" w:hAnsi="Arial" w:cs="Arial"/>
            <w:bCs/>
          </w:rPr>
          <w:t xml:space="preserve"> total of </w:t>
        </w:r>
        <w:del w:id="59" w:author="George Glass" w:date="2022-08-10T13:57:00Z">
          <w:r w:rsidR="0031035C" w:rsidDel="003D4BC8">
            <w:rPr>
              <w:rFonts w:ascii="Arial" w:hAnsi="Arial" w:cs="Arial"/>
              <w:bCs/>
            </w:rPr>
            <w:delText>five</w:delText>
          </w:r>
        </w:del>
      </w:ins>
      <w:ins w:id="60" w:author="George Glass" w:date="2022-08-10T13:57:00Z">
        <w:r w:rsidR="003D4BC8">
          <w:rPr>
            <w:rFonts w:ascii="Arial" w:hAnsi="Arial" w:cs="Arial"/>
            <w:bCs/>
          </w:rPr>
          <w:t>four</w:t>
        </w:r>
      </w:ins>
      <w:ins w:id="61" w:author="Glass George Frederick Jr" w:date="2022-08-10T08:05:00Z">
        <w:r w:rsidR="0031035C">
          <w:rPr>
            <w:rFonts w:ascii="Arial" w:hAnsi="Arial" w:cs="Arial"/>
            <w:bCs/>
          </w:rPr>
          <w:t xml:space="preserve"> themes</w:t>
        </w:r>
        <w:del w:id="62" w:author="George Glass" w:date="2022-08-10T13:59:00Z">
          <w:r w:rsidR="0031035C" w:rsidDel="003D4BC8">
            <w:rPr>
              <w:rFonts w:ascii="Arial" w:hAnsi="Arial" w:cs="Arial"/>
              <w:bCs/>
            </w:rPr>
            <w:delText xml:space="preserve"> emerged</w:delText>
          </w:r>
        </w:del>
      </w:ins>
      <w:ins w:id="63" w:author="Glass George Frederick Jr" w:date="2022-08-10T08:06:00Z">
        <w:r w:rsidR="0031035C">
          <w:rPr>
            <w:rFonts w:ascii="Arial" w:hAnsi="Arial" w:cs="Arial"/>
            <w:bCs/>
          </w:rPr>
          <w:t xml:space="preserve">. </w:t>
        </w:r>
      </w:ins>
      <w:ins w:id="64" w:author="Glass George Frederick Jr" w:date="2022-08-10T08:07:00Z">
        <w:r w:rsidR="0031035C">
          <w:rPr>
            <w:rFonts w:ascii="Arial" w:hAnsi="Arial" w:cs="Arial"/>
            <w:bCs/>
          </w:rPr>
          <w:t xml:space="preserve">The programme’s </w:t>
        </w:r>
        <w:del w:id="65" w:author="George Glass" w:date="2022-08-10T13:59:00Z">
          <w:r w:rsidR="0031035C" w:rsidDel="003B437C">
            <w:rPr>
              <w:rFonts w:ascii="Arial" w:hAnsi="Arial" w:cs="Arial"/>
              <w:bCs/>
            </w:rPr>
            <w:delText>hotline and</w:delText>
          </w:r>
        </w:del>
      </w:ins>
      <w:ins w:id="66" w:author="George Glass" w:date="2022-08-10T13:59:00Z">
        <w:r w:rsidR="003B437C">
          <w:rPr>
            <w:rFonts w:ascii="Arial" w:hAnsi="Arial" w:cs="Arial"/>
            <w:bCs/>
          </w:rPr>
          <w:t>telephone</w:t>
        </w:r>
      </w:ins>
      <w:ins w:id="67" w:author="Glass George Frederick Jr" w:date="2022-08-10T08:07:00Z">
        <w:r w:rsidR="0031035C">
          <w:rPr>
            <w:rFonts w:ascii="Arial" w:hAnsi="Arial" w:cs="Arial"/>
            <w:bCs/>
          </w:rPr>
          <w:t xml:space="preserve"> access to expert nurse advice was valued</w:t>
        </w:r>
      </w:ins>
      <w:ins w:id="68" w:author="Glass George Frederick Jr" w:date="2022-08-10T08:09:00Z">
        <w:r w:rsidR="00285E84">
          <w:rPr>
            <w:rFonts w:ascii="Arial" w:hAnsi="Arial" w:cs="Arial"/>
            <w:bCs/>
          </w:rPr>
          <w:t xml:space="preserve"> as a “useful hotline”</w:t>
        </w:r>
      </w:ins>
      <w:ins w:id="69" w:author="Glass George Frederick Jr" w:date="2022-08-10T08:07:00Z">
        <w:r w:rsidR="0031035C">
          <w:rPr>
            <w:rFonts w:ascii="Arial" w:hAnsi="Arial" w:cs="Arial"/>
            <w:bCs/>
          </w:rPr>
          <w:t xml:space="preserve"> when </w:t>
        </w:r>
        <w:del w:id="70" w:author="George Glass" w:date="2022-08-10T13:59:00Z">
          <w:r w:rsidR="0031035C" w:rsidDel="003B437C">
            <w:rPr>
              <w:rFonts w:ascii="Arial" w:hAnsi="Arial" w:cs="Arial"/>
              <w:bCs/>
            </w:rPr>
            <w:delText>caregivers</w:delText>
          </w:r>
        </w:del>
      </w:ins>
      <w:ins w:id="71" w:author="George Glass" w:date="2022-08-10T13:59:00Z">
        <w:r w:rsidR="003B437C">
          <w:rPr>
            <w:rFonts w:ascii="Arial" w:hAnsi="Arial" w:cs="Arial"/>
            <w:bCs/>
          </w:rPr>
          <w:t>they</w:t>
        </w:r>
      </w:ins>
      <w:ins w:id="72" w:author="Glass George Frederick Jr" w:date="2022-08-10T08:07:00Z">
        <w:r w:rsidR="0031035C">
          <w:rPr>
            <w:rFonts w:ascii="Arial" w:hAnsi="Arial" w:cs="Arial"/>
            <w:bCs/>
          </w:rPr>
          <w:t xml:space="preserve"> faced emergencies. </w:t>
        </w:r>
      </w:ins>
      <w:ins w:id="73" w:author="Glass George Frederick Jr" w:date="2022-08-10T08:16:00Z">
        <w:del w:id="74" w:author="George Glass" w:date="2022-08-10T13:56:00Z">
          <w:r w:rsidR="00BF3751" w:rsidDel="003D4BC8">
            <w:rPr>
              <w:rFonts w:ascii="Arial" w:hAnsi="Arial" w:cs="Arial"/>
              <w:bCs/>
            </w:rPr>
            <w:delText>Due to their “juggling of multiple roles”</w:delText>
          </w:r>
        </w:del>
      </w:ins>
      <w:ins w:id="75" w:author="Glass George Frederick Jr" w:date="2022-08-10T08:17:00Z">
        <w:del w:id="76" w:author="George Glass" w:date="2022-08-10T13:56:00Z">
          <w:r w:rsidR="00BF3751" w:rsidDel="003D4BC8">
            <w:rPr>
              <w:rFonts w:ascii="Arial" w:hAnsi="Arial" w:cs="Arial"/>
              <w:bCs/>
            </w:rPr>
            <w:delText xml:space="preserve"> and resultant “time constraints”</w:delText>
          </w:r>
        </w:del>
      </w:ins>
      <w:ins w:id="77" w:author="Glass George Frederick Jr" w:date="2022-08-10T08:08:00Z">
        <w:del w:id="78" w:author="George Glass" w:date="2022-08-10T13:56:00Z">
          <w:r w:rsidR="00285E84" w:rsidDel="003D4BC8">
            <w:rPr>
              <w:rFonts w:ascii="Arial" w:hAnsi="Arial" w:cs="Arial"/>
              <w:bCs/>
            </w:rPr>
            <w:delText xml:space="preserve">, many caregivers </w:delText>
          </w:r>
        </w:del>
      </w:ins>
      <w:ins w:id="79" w:author="Glass George Frederick Jr" w:date="2022-08-10T08:09:00Z">
        <w:del w:id="80" w:author="George Glass" w:date="2022-08-10T13:56:00Z">
          <w:r w:rsidR="00285E84" w:rsidDel="003D4BC8">
            <w:rPr>
              <w:rFonts w:ascii="Arial" w:hAnsi="Arial" w:cs="Arial"/>
              <w:bCs/>
            </w:rPr>
            <w:delText>found it difficult to attend the</w:delText>
          </w:r>
        </w:del>
      </w:ins>
      <w:ins w:id="81" w:author="Glass George Frederick Jr" w:date="2022-08-10T08:16:00Z">
        <w:del w:id="82" w:author="George Glass" w:date="2022-08-10T13:56:00Z">
          <w:r w:rsidR="00BF3751" w:rsidDel="003D4BC8">
            <w:rPr>
              <w:rFonts w:ascii="Arial" w:hAnsi="Arial" w:cs="Arial"/>
              <w:bCs/>
            </w:rPr>
            <w:delText xml:space="preserve"> training courses</w:delText>
          </w:r>
        </w:del>
      </w:ins>
      <w:ins w:id="83" w:author="Glass George Frederick Jr" w:date="2022-08-10T08:17:00Z">
        <w:del w:id="84" w:author="George Glass" w:date="2022-08-10T13:56:00Z">
          <w:r w:rsidR="00BF3751" w:rsidDel="003D4BC8">
            <w:rPr>
              <w:rFonts w:ascii="Arial" w:hAnsi="Arial" w:cs="Arial"/>
              <w:bCs/>
            </w:rPr>
            <w:delText xml:space="preserve"> offered in the programme</w:delText>
          </w:r>
        </w:del>
      </w:ins>
      <w:ins w:id="85" w:author="Glass George Frederick Jr" w:date="2022-08-10T08:09:00Z">
        <w:del w:id="86" w:author="George Glass" w:date="2022-08-10T13:56:00Z">
          <w:r w:rsidR="00285E84" w:rsidDel="003D4BC8">
            <w:rPr>
              <w:rFonts w:ascii="Arial" w:hAnsi="Arial" w:cs="Arial"/>
              <w:bCs/>
            </w:rPr>
            <w:delText>. However, those who were able to complete the courses recognized that</w:delText>
          </w:r>
        </w:del>
      </w:ins>
      <w:ins w:id="87" w:author="George Glass" w:date="2022-08-10T13:59:00Z">
        <w:r w:rsidR="003B437C">
          <w:rPr>
            <w:rFonts w:ascii="Arial" w:hAnsi="Arial" w:cs="Arial"/>
            <w:bCs/>
          </w:rPr>
          <w:t>T</w:t>
        </w:r>
      </w:ins>
      <w:ins w:id="88" w:author="Glass George Frederick Jr" w:date="2022-08-10T08:09:00Z">
        <w:del w:id="89" w:author="George Glass" w:date="2022-08-10T13:59:00Z">
          <w:r w:rsidR="00285E84" w:rsidDel="003B437C">
            <w:rPr>
              <w:rFonts w:ascii="Arial" w:hAnsi="Arial" w:cs="Arial"/>
              <w:bCs/>
            </w:rPr>
            <w:delText xml:space="preserve"> </w:delText>
          </w:r>
        </w:del>
      </w:ins>
      <w:ins w:id="90" w:author="Glass George Frederick Jr" w:date="2022-08-10T08:10:00Z">
        <w:del w:id="91" w:author="George Glass" w:date="2022-08-10T13:56:00Z">
          <w:r w:rsidR="00285E84" w:rsidDel="003D4BC8">
            <w:rPr>
              <w:rFonts w:ascii="Arial" w:hAnsi="Arial" w:cs="Arial"/>
              <w:bCs/>
            </w:rPr>
            <w:delText>Carer Matters</w:delText>
          </w:r>
        </w:del>
      </w:ins>
      <w:ins w:id="92" w:author="George Glass" w:date="2022-08-10T13:56:00Z">
        <w:r w:rsidR="003D4BC8">
          <w:rPr>
            <w:rFonts w:ascii="Arial" w:hAnsi="Arial" w:cs="Arial"/>
            <w:bCs/>
          </w:rPr>
          <w:t>he programme</w:t>
        </w:r>
      </w:ins>
      <w:ins w:id="93" w:author="George Glass" w:date="2022-08-10T13:59:00Z">
        <w:r w:rsidR="003B437C">
          <w:rPr>
            <w:rFonts w:ascii="Arial" w:hAnsi="Arial" w:cs="Arial"/>
            <w:bCs/>
          </w:rPr>
          <w:t xml:space="preserve">’s </w:t>
        </w:r>
      </w:ins>
      <w:ins w:id="94" w:author="George Glass" w:date="2022-08-10T14:00:00Z">
        <w:r w:rsidR="003B437C">
          <w:rPr>
            <w:rFonts w:ascii="Arial" w:hAnsi="Arial" w:cs="Arial"/>
            <w:bCs/>
          </w:rPr>
          <w:t>group-based courses</w:t>
        </w:r>
      </w:ins>
      <w:ins w:id="95" w:author="Glass George Frederick Jr" w:date="2022-08-10T08:10:00Z">
        <w:r w:rsidR="00285E84">
          <w:rPr>
            <w:rFonts w:ascii="Arial" w:hAnsi="Arial" w:cs="Arial"/>
            <w:bCs/>
          </w:rPr>
          <w:t xml:space="preserve"> provided them with much-needed “medical and emotional support”</w:t>
        </w:r>
      </w:ins>
      <w:ins w:id="96" w:author="Glass George Frederick Jr" w:date="2022-08-10T08:11:00Z">
        <w:r w:rsidR="00285E84">
          <w:rPr>
            <w:rFonts w:ascii="Arial" w:hAnsi="Arial" w:cs="Arial"/>
            <w:bCs/>
          </w:rPr>
          <w:t xml:space="preserve"> and camaraderie with other caregivers</w:t>
        </w:r>
      </w:ins>
      <w:ins w:id="97" w:author="Glass George Frederick Jr" w:date="2022-08-10T08:10:00Z">
        <w:r w:rsidR="00285E84">
          <w:rPr>
            <w:rFonts w:ascii="Arial" w:hAnsi="Arial" w:cs="Arial"/>
            <w:bCs/>
          </w:rPr>
          <w:t xml:space="preserve">, helping them “learn from </w:t>
        </w:r>
      </w:ins>
      <w:ins w:id="98" w:author="George Glass" w:date="2022-08-10T14:00:00Z">
        <w:r w:rsidR="003B437C">
          <w:rPr>
            <w:rFonts w:ascii="Arial" w:hAnsi="Arial" w:cs="Arial"/>
            <w:bCs/>
          </w:rPr>
          <w:t>(other caregivers’)</w:t>
        </w:r>
      </w:ins>
      <w:ins w:id="99" w:author="Glass George Frederick Jr" w:date="2022-08-10T08:10:00Z">
        <w:del w:id="100" w:author="George Glass" w:date="2022-08-10T14:00:00Z">
          <w:r w:rsidR="00285E84" w:rsidDel="003B437C">
            <w:rPr>
              <w:rFonts w:ascii="Arial" w:hAnsi="Arial" w:cs="Arial"/>
              <w:bCs/>
            </w:rPr>
            <w:delText>the</w:delText>
          </w:r>
        </w:del>
        <w:r w:rsidR="00285E84">
          <w:rPr>
            <w:rFonts w:ascii="Arial" w:hAnsi="Arial" w:cs="Arial"/>
            <w:bCs/>
          </w:rPr>
          <w:t xml:space="preserve"> experiences</w:t>
        </w:r>
        <w:del w:id="101" w:author="George Glass" w:date="2022-08-10T14:00:00Z">
          <w:r w:rsidR="00285E84" w:rsidDel="003B437C">
            <w:rPr>
              <w:rFonts w:ascii="Arial" w:hAnsi="Arial" w:cs="Arial"/>
              <w:bCs/>
            </w:rPr>
            <w:delText xml:space="preserve"> of other caregivers</w:delText>
          </w:r>
        </w:del>
        <w:r w:rsidR="00285E84">
          <w:rPr>
            <w:rFonts w:ascii="Arial" w:hAnsi="Arial" w:cs="Arial"/>
            <w:bCs/>
          </w:rPr>
          <w:t>” and reminded them that they are “not alone</w:t>
        </w:r>
        <w:del w:id="102" w:author="George Glass" w:date="2022-08-10T14:00:00Z">
          <w:r w:rsidR="00285E84" w:rsidDel="003B437C">
            <w:rPr>
              <w:rFonts w:ascii="Arial" w:hAnsi="Arial" w:cs="Arial"/>
              <w:bCs/>
            </w:rPr>
            <w:delText xml:space="preserve"> in this journey</w:delText>
          </w:r>
        </w:del>
        <w:r w:rsidR="00285E84">
          <w:rPr>
            <w:rFonts w:ascii="Arial" w:hAnsi="Arial" w:cs="Arial"/>
            <w:bCs/>
          </w:rPr>
          <w:t xml:space="preserve">”. </w:t>
        </w:r>
      </w:ins>
      <w:moveToRangeStart w:id="103" w:author="Glass George Frederick Jr" w:date="2022-08-10T08:10:00Z" w:name="move111011473"/>
      <w:moveTo w:id="104" w:author="Glass George Frederick Jr" w:date="2022-08-10T08:10:00Z">
        <w:del w:id="105" w:author="George Glass" w:date="2022-08-10T13:57:00Z">
          <w:r w:rsidR="00285E84" w:rsidDel="003D4BC8">
            <w:rPr>
              <w:rFonts w:ascii="Arial" w:hAnsi="Arial" w:cs="Arial"/>
            </w:rPr>
            <w:delText>Taken together, these effects</w:delText>
          </w:r>
        </w:del>
      </w:moveTo>
      <w:ins w:id="106" w:author="Glass George Frederick Jr" w:date="2022-08-10T08:12:00Z">
        <w:del w:id="107" w:author="George Glass" w:date="2022-08-10T13:57:00Z">
          <w:r w:rsidR="00285E84" w:rsidDel="003D4BC8">
            <w:rPr>
              <w:rFonts w:ascii="Arial" w:hAnsi="Arial" w:cs="Arial"/>
            </w:rPr>
            <w:delText>experiences</w:delText>
          </w:r>
        </w:del>
      </w:ins>
      <w:ins w:id="108" w:author="George Glass" w:date="2022-08-10T14:06:00Z">
        <w:r w:rsidR="00DC64C1">
          <w:rPr>
            <w:rFonts w:ascii="Arial" w:hAnsi="Arial" w:cs="Arial"/>
          </w:rPr>
          <w:t>Hence</w:t>
        </w:r>
      </w:ins>
      <w:ins w:id="109" w:author="George Glass" w:date="2022-08-10T13:57:00Z">
        <w:r w:rsidR="003D4BC8">
          <w:rPr>
            <w:rFonts w:ascii="Arial" w:hAnsi="Arial" w:cs="Arial"/>
          </w:rPr>
          <w:t>,</w:t>
        </w:r>
      </w:ins>
      <w:moveTo w:id="110" w:author="Glass George Frederick Jr" w:date="2022-08-10T08:10:00Z">
        <w:r w:rsidR="00285E84">
          <w:rPr>
            <w:rFonts w:ascii="Arial" w:hAnsi="Arial" w:cs="Arial"/>
          </w:rPr>
          <w:t xml:space="preserve"> </w:t>
        </w:r>
      </w:moveTo>
      <w:ins w:id="111" w:author="George Glass" w:date="2022-08-10T14:06:00Z">
        <w:r w:rsidR="00DC64C1">
          <w:rPr>
            <w:rFonts w:ascii="Arial" w:hAnsi="Arial" w:cs="Arial"/>
          </w:rPr>
          <w:t>caregivers</w:t>
        </w:r>
      </w:ins>
      <w:ins w:id="112" w:author="George Glass" w:date="2022-08-10T14:00:00Z">
        <w:r w:rsidR="003B437C">
          <w:rPr>
            <w:rFonts w:ascii="Arial" w:hAnsi="Arial" w:cs="Arial"/>
          </w:rPr>
          <w:t xml:space="preserve"> </w:t>
        </w:r>
      </w:ins>
      <w:ins w:id="113" w:author="George Glass" w:date="2022-08-10T13:58:00Z">
        <w:r w:rsidR="003D4BC8">
          <w:rPr>
            <w:rFonts w:ascii="Arial" w:hAnsi="Arial" w:cs="Arial"/>
          </w:rPr>
          <w:t>felt better prepared as they knew “what to expect on the(ir) caregiving journey”.</w:t>
        </w:r>
      </w:ins>
      <w:moveTo w:id="114" w:author="Glass George Frederick Jr" w:date="2022-08-10T08:10:00Z">
        <w:del w:id="115" w:author="George Glass" w:date="2022-08-10T13:57:00Z">
          <w:r w:rsidR="00285E84" w:rsidDel="003D4BC8">
            <w:rPr>
              <w:rFonts w:ascii="Arial" w:hAnsi="Arial" w:cs="Arial"/>
            </w:rPr>
            <w:delText xml:space="preserve">helped </w:delText>
          </w:r>
        </w:del>
        <w:del w:id="116" w:author="George Glass" w:date="2022-08-10T13:58:00Z">
          <w:r w:rsidR="00285E84" w:rsidDel="003D4BC8">
            <w:rPr>
              <w:rFonts w:ascii="Arial" w:hAnsi="Arial" w:cs="Arial"/>
            </w:rPr>
            <w:delText xml:space="preserve">caregivers feel better prepared as they continued their journey of life with their loved one.  </w:delText>
          </w:r>
        </w:del>
      </w:moveTo>
      <w:moveToRangeEnd w:id="103"/>
    </w:p>
    <w:p w14:paraId="33469BBB" w14:textId="42165CDE" w:rsidR="00A656B6" w:rsidDel="00285E84" w:rsidRDefault="00702A0A" w:rsidP="00BC213B">
      <w:pPr>
        <w:spacing w:after="0" w:line="240" w:lineRule="auto"/>
        <w:rPr>
          <w:del w:id="117" w:author="Glass George Frederick Jr" w:date="2022-08-10T08:11:00Z"/>
          <w:rFonts w:ascii="Arial" w:hAnsi="Arial" w:cs="Arial"/>
          <w:b/>
          <w:bCs/>
        </w:rPr>
      </w:pPr>
      <w:ins w:id="118" w:author="Wu Ling Ting" w:date="2022-08-09T23:10:00Z">
        <w:del w:id="119" w:author="Glass George Frederick Jr" w:date="2022-08-10T08:11:00Z">
          <w:r w:rsidDel="00285E84">
            <w:rPr>
              <w:rFonts w:ascii="Arial" w:hAnsi="Arial" w:cs="Arial"/>
              <w:b/>
              <w:bCs/>
            </w:rPr>
            <w:delText xml:space="preserve">A few themes emerged </w:delText>
          </w:r>
        </w:del>
      </w:ins>
      <w:ins w:id="120" w:author="Wu Ling Ting" w:date="2022-08-09T23:11:00Z">
        <w:del w:id="121" w:author="Glass George Frederick Jr" w:date="2022-08-10T08:11:00Z">
          <w:r w:rsidDel="00285E84">
            <w:rPr>
              <w:rFonts w:ascii="Arial" w:hAnsi="Arial" w:cs="Arial"/>
              <w:b/>
              <w:bCs/>
            </w:rPr>
            <w:delText>on caregiver’s experience</w:delText>
          </w:r>
        </w:del>
      </w:ins>
      <w:ins w:id="122" w:author="Wu Ling Ting" w:date="2022-08-09T23:25:00Z">
        <w:del w:id="123" w:author="Glass George Frederick Jr" w:date="2022-08-10T08:11:00Z">
          <w:r w:rsidDel="00285E84">
            <w:rPr>
              <w:rFonts w:ascii="Arial" w:hAnsi="Arial" w:cs="Arial"/>
              <w:b/>
              <w:bCs/>
            </w:rPr>
            <w:delText>s</w:delText>
          </w:r>
        </w:del>
      </w:ins>
      <w:ins w:id="124" w:author="Wu Ling Ting" w:date="2022-08-09T23:11:00Z">
        <w:del w:id="125" w:author="Glass George Frederick Jr" w:date="2022-08-10T08:11:00Z">
          <w:r w:rsidDel="00285E84">
            <w:rPr>
              <w:rFonts w:ascii="Arial" w:hAnsi="Arial" w:cs="Arial"/>
              <w:b/>
              <w:bCs/>
            </w:rPr>
            <w:delText xml:space="preserve"> of the programme. </w:delText>
          </w:r>
        </w:del>
      </w:ins>
      <w:ins w:id="126" w:author="Wu Ling Ting" w:date="2022-08-09T23:14:00Z">
        <w:del w:id="127" w:author="Glass George Frederick Jr" w:date="2022-08-10T08:11:00Z">
          <w:r w:rsidDel="00285E84">
            <w:rPr>
              <w:rFonts w:ascii="Arial" w:hAnsi="Arial" w:cs="Arial"/>
              <w:b/>
              <w:bCs/>
            </w:rPr>
            <w:delText xml:space="preserve">Family caregivers see </w:delText>
          </w:r>
        </w:del>
      </w:ins>
      <w:ins w:id="128" w:author="Wu Ling Ting" w:date="2022-08-09T23:27:00Z">
        <w:del w:id="129" w:author="Glass George Frederick Jr" w:date="2022-08-10T08:11:00Z">
          <w:r w:rsidDel="00285E84">
            <w:rPr>
              <w:rFonts w:ascii="Arial" w:hAnsi="Arial" w:cs="Arial"/>
              <w:b/>
              <w:bCs/>
            </w:rPr>
            <w:delText>C</w:delText>
          </w:r>
        </w:del>
      </w:ins>
      <w:ins w:id="130" w:author="Wu Ling Ting" w:date="2022-08-09T23:14:00Z">
        <w:del w:id="131" w:author="Glass George Frederick Jr" w:date="2022-08-10T08:11:00Z">
          <w:r w:rsidDel="00285E84">
            <w:rPr>
              <w:rFonts w:ascii="Arial" w:hAnsi="Arial" w:cs="Arial"/>
              <w:b/>
              <w:bCs/>
            </w:rPr>
            <w:delText xml:space="preserve">arer </w:delText>
          </w:r>
        </w:del>
      </w:ins>
      <w:ins w:id="132" w:author="Wu Ling Ting" w:date="2022-08-09T23:27:00Z">
        <w:del w:id="133" w:author="Glass George Frederick Jr" w:date="2022-08-10T08:11:00Z">
          <w:r w:rsidDel="00285E84">
            <w:rPr>
              <w:rFonts w:ascii="Arial" w:hAnsi="Arial" w:cs="Arial"/>
              <w:b/>
              <w:bCs/>
            </w:rPr>
            <w:delText>M</w:delText>
          </w:r>
        </w:del>
      </w:ins>
      <w:ins w:id="134" w:author="Wu Ling Ting" w:date="2022-08-09T23:14:00Z">
        <w:del w:id="135" w:author="Glass George Frederick Jr" w:date="2022-08-10T08:11:00Z">
          <w:r w:rsidDel="00285E84">
            <w:rPr>
              <w:rFonts w:ascii="Arial" w:hAnsi="Arial" w:cs="Arial"/>
              <w:b/>
              <w:bCs/>
            </w:rPr>
            <w:delText>atter</w:delText>
          </w:r>
        </w:del>
      </w:ins>
      <w:ins w:id="136" w:author="Wu Ling Ting" w:date="2022-08-09T23:27:00Z">
        <w:del w:id="137" w:author="Glass George Frederick Jr" w:date="2022-08-10T08:11:00Z">
          <w:r w:rsidDel="00285E84">
            <w:rPr>
              <w:rFonts w:ascii="Arial" w:hAnsi="Arial" w:cs="Arial"/>
              <w:b/>
              <w:bCs/>
            </w:rPr>
            <w:delText>s</w:delText>
          </w:r>
        </w:del>
      </w:ins>
      <w:ins w:id="138" w:author="Wu Ling Ting" w:date="2022-08-09T23:14:00Z">
        <w:del w:id="139" w:author="Glass George Frederick Jr" w:date="2022-08-10T08:11:00Z">
          <w:r w:rsidDel="00285E84">
            <w:rPr>
              <w:rFonts w:ascii="Arial" w:hAnsi="Arial" w:cs="Arial"/>
              <w:b/>
              <w:bCs/>
            </w:rPr>
            <w:delText xml:space="preserve"> as a</w:delText>
          </w:r>
        </w:del>
      </w:ins>
      <w:ins w:id="140" w:author="Wu Ling Ting" w:date="2022-08-09T23:27:00Z">
        <w:del w:id="141" w:author="Glass George Frederick Jr" w:date="2022-08-10T08:11:00Z">
          <w:r w:rsidDel="00285E84">
            <w:rPr>
              <w:rFonts w:ascii="Arial" w:hAnsi="Arial" w:cs="Arial"/>
              <w:b/>
              <w:bCs/>
            </w:rPr>
            <w:delText>n</w:delText>
          </w:r>
        </w:del>
      </w:ins>
      <w:ins w:id="142" w:author="Wu Ling Ting" w:date="2022-08-09T23:14:00Z">
        <w:del w:id="143" w:author="Glass George Frederick Jr" w:date="2022-08-10T08:11:00Z">
          <w:r w:rsidDel="00285E84">
            <w:rPr>
              <w:rFonts w:ascii="Arial" w:hAnsi="Arial" w:cs="Arial"/>
              <w:b/>
              <w:bCs/>
            </w:rPr>
            <w:delText xml:space="preserve"> “useful helpline” </w:delText>
          </w:r>
        </w:del>
      </w:ins>
      <w:ins w:id="144" w:author="Wu Ling Ting" w:date="2022-08-09T23:15:00Z">
        <w:del w:id="145" w:author="Glass George Frederick Jr" w:date="2022-08-10T08:11:00Z">
          <w:r w:rsidDel="00285E84">
            <w:rPr>
              <w:rFonts w:ascii="Arial" w:hAnsi="Arial" w:cs="Arial"/>
              <w:b/>
              <w:bCs/>
            </w:rPr>
            <w:delText>and a form of contact during emergency. However</w:delText>
          </w:r>
        </w:del>
      </w:ins>
      <w:ins w:id="146" w:author="Wu Ling Ting" w:date="2022-08-09T23:17:00Z">
        <w:del w:id="147" w:author="Glass George Frederick Jr" w:date="2022-08-10T08:11:00Z">
          <w:r w:rsidDel="00285E84">
            <w:rPr>
              <w:rFonts w:ascii="Arial" w:hAnsi="Arial" w:cs="Arial"/>
              <w:b/>
              <w:bCs/>
            </w:rPr>
            <w:delText xml:space="preserve">, due to </w:delText>
          </w:r>
        </w:del>
      </w:ins>
      <w:ins w:id="148" w:author="Wu Ling Ting" w:date="2022-08-09T23:18:00Z">
        <w:del w:id="149" w:author="Glass George Frederick Jr" w:date="2022-08-10T08:11:00Z">
          <w:r w:rsidDel="00285E84">
            <w:rPr>
              <w:rFonts w:ascii="Arial" w:hAnsi="Arial" w:cs="Arial"/>
              <w:b/>
              <w:bCs/>
            </w:rPr>
            <w:delText>“time constraints” and them having to “juggle multiple role</w:delText>
          </w:r>
        </w:del>
      </w:ins>
      <w:ins w:id="150" w:author="Wu Ling Ting" w:date="2022-08-09T23:28:00Z">
        <w:del w:id="151" w:author="Glass George Frederick Jr" w:date="2022-08-10T08:11:00Z">
          <w:r w:rsidDel="00285E84">
            <w:rPr>
              <w:rFonts w:ascii="Arial" w:hAnsi="Arial" w:cs="Arial"/>
              <w:b/>
              <w:bCs/>
            </w:rPr>
            <w:delText>s</w:delText>
          </w:r>
        </w:del>
      </w:ins>
      <w:ins w:id="152" w:author="Wu Ling Ting" w:date="2022-08-09T23:18:00Z">
        <w:del w:id="153" w:author="Glass George Frederick Jr" w:date="2022-08-10T08:11:00Z">
          <w:r w:rsidDel="00285E84">
            <w:rPr>
              <w:rFonts w:ascii="Arial" w:hAnsi="Arial" w:cs="Arial"/>
              <w:b/>
              <w:bCs/>
            </w:rPr>
            <w:delText xml:space="preserve">”, </w:delText>
          </w:r>
        </w:del>
      </w:ins>
      <w:ins w:id="154" w:author="Wu Ling Ting" w:date="2022-08-09T23:27:00Z">
        <w:del w:id="155" w:author="Glass George Frederick Jr" w:date="2022-08-10T08:11:00Z">
          <w:r w:rsidDel="00285E84">
            <w:rPr>
              <w:rFonts w:ascii="Arial" w:hAnsi="Arial" w:cs="Arial"/>
              <w:b/>
              <w:bCs/>
            </w:rPr>
            <w:delText>they find it hard</w:delText>
          </w:r>
        </w:del>
      </w:ins>
      <w:ins w:id="156" w:author="Wu Ling Ting" w:date="2022-08-09T23:18:00Z">
        <w:del w:id="157" w:author="Glass George Frederick Jr" w:date="2022-08-10T08:11:00Z">
          <w:r w:rsidDel="00285E84">
            <w:rPr>
              <w:rFonts w:ascii="Arial" w:hAnsi="Arial" w:cs="Arial"/>
              <w:b/>
              <w:bCs/>
            </w:rPr>
            <w:delText xml:space="preserve"> to</w:delText>
          </w:r>
        </w:del>
      </w:ins>
      <w:ins w:id="158" w:author="Wu Ling Ting" w:date="2022-08-09T23:29:00Z">
        <w:del w:id="159" w:author="Glass George Frederick Jr" w:date="2022-08-10T08:11:00Z">
          <w:r w:rsidDel="00285E84">
            <w:rPr>
              <w:rFonts w:ascii="Arial" w:hAnsi="Arial" w:cs="Arial"/>
              <w:b/>
              <w:bCs/>
            </w:rPr>
            <w:delText xml:space="preserve"> find time for </w:delText>
          </w:r>
        </w:del>
      </w:ins>
      <w:ins w:id="160" w:author="Wu Ling Ting" w:date="2022-08-09T23:18:00Z">
        <w:del w:id="161" w:author="Glass George Frederick Jr" w:date="2022-08-10T08:11:00Z">
          <w:r w:rsidDel="00285E84">
            <w:rPr>
              <w:rFonts w:ascii="Arial" w:hAnsi="Arial" w:cs="Arial"/>
              <w:b/>
              <w:bCs/>
            </w:rPr>
            <w:delText>the programme. Caregivers who complete</w:delText>
          </w:r>
        </w:del>
      </w:ins>
      <w:ins w:id="162" w:author="Wu Ling Ting" w:date="2022-08-09T23:20:00Z">
        <w:del w:id="163" w:author="Glass George Frederick Jr" w:date="2022-08-10T08:11:00Z">
          <w:r w:rsidDel="00285E84">
            <w:rPr>
              <w:rFonts w:ascii="Arial" w:hAnsi="Arial" w:cs="Arial"/>
              <w:b/>
              <w:bCs/>
            </w:rPr>
            <w:delText>d</w:delText>
          </w:r>
        </w:del>
      </w:ins>
      <w:ins w:id="164" w:author="Wu Ling Ting" w:date="2022-08-09T23:18:00Z">
        <w:del w:id="165" w:author="Glass George Frederick Jr" w:date="2022-08-10T08:11:00Z">
          <w:r w:rsidDel="00285E84">
            <w:rPr>
              <w:rFonts w:ascii="Arial" w:hAnsi="Arial" w:cs="Arial"/>
              <w:b/>
              <w:bCs/>
            </w:rPr>
            <w:delText xml:space="preserve"> the </w:delText>
          </w:r>
        </w:del>
      </w:ins>
      <w:ins w:id="166" w:author="Wu Ling Ting" w:date="2022-08-09T23:19:00Z">
        <w:del w:id="167" w:author="Glass George Frederick Jr" w:date="2022-08-10T08:11:00Z">
          <w:r w:rsidDel="00285E84">
            <w:rPr>
              <w:rFonts w:ascii="Arial" w:hAnsi="Arial" w:cs="Arial"/>
              <w:b/>
              <w:bCs/>
            </w:rPr>
            <w:delText xml:space="preserve">courses </w:delText>
          </w:r>
        </w:del>
      </w:ins>
      <w:ins w:id="168" w:author="Wu Ling Ting" w:date="2022-08-09T23:20:00Z">
        <w:del w:id="169" w:author="Glass George Frederick Jr" w:date="2022-08-10T08:11:00Z">
          <w:r w:rsidDel="00285E84">
            <w:rPr>
              <w:rFonts w:ascii="Arial" w:hAnsi="Arial" w:cs="Arial"/>
              <w:b/>
              <w:bCs/>
            </w:rPr>
            <w:delText xml:space="preserve">see </w:delText>
          </w:r>
        </w:del>
      </w:ins>
      <w:ins w:id="170" w:author="Wu Ling Ting" w:date="2022-08-09T23:21:00Z">
        <w:del w:id="171" w:author="Glass George Frederick Jr" w:date="2022-08-10T08:11:00Z">
          <w:r w:rsidDel="00285E84">
            <w:rPr>
              <w:rFonts w:ascii="Arial" w:hAnsi="Arial" w:cs="Arial"/>
              <w:b/>
              <w:bCs/>
            </w:rPr>
            <w:delText>Carer Matter as a</w:delText>
          </w:r>
        </w:del>
      </w:ins>
      <w:ins w:id="172" w:author="Wu Ling Ting" w:date="2022-08-09T23:22:00Z">
        <w:del w:id="173" w:author="Glass George Frederick Jr" w:date="2022-08-10T08:11:00Z">
          <w:r w:rsidDel="00285E84">
            <w:rPr>
              <w:rFonts w:ascii="Arial" w:hAnsi="Arial" w:cs="Arial"/>
              <w:b/>
              <w:bCs/>
            </w:rPr>
            <w:delText>n</w:delText>
          </w:r>
        </w:del>
      </w:ins>
      <w:ins w:id="174" w:author="Wu Ling Ting" w:date="2022-08-09T23:21:00Z">
        <w:del w:id="175" w:author="Glass George Frederick Jr" w:date="2022-08-10T08:11:00Z">
          <w:r w:rsidDel="00285E84">
            <w:rPr>
              <w:rFonts w:ascii="Arial" w:hAnsi="Arial" w:cs="Arial"/>
              <w:b/>
              <w:bCs/>
            </w:rPr>
            <w:delText xml:space="preserve"> important programme to provide them with much needed “medical and emo</w:delText>
          </w:r>
        </w:del>
      </w:ins>
      <w:ins w:id="176" w:author="Wu Ling Ting" w:date="2022-08-09T23:22:00Z">
        <w:del w:id="177" w:author="Glass George Frederick Jr" w:date="2022-08-10T08:11:00Z">
          <w:r w:rsidDel="00285E84">
            <w:rPr>
              <w:rFonts w:ascii="Arial" w:hAnsi="Arial" w:cs="Arial"/>
              <w:b/>
              <w:bCs/>
            </w:rPr>
            <w:delText>tional support”</w:delText>
          </w:r>
        </w:del>
      </w:ins>
      <w:ins w:id="178" w:author="Wu Ling Ting" w:date="2022-08-09T23:23:00Z">
        <w:del w:id="179" w:author="Glass George Frederick Jr" w:date="2022-08-10T08:11:00Z">
          <w:r w:rsidDel="00285E84">
            <w:rPr>
              <w:rFonts w:ascii="Arial" w:hAnsi="Arial" w:cs="Arial"/>
              <w:b/>
              <w:bCs/>
            </w:rPr>
            <w:delText>. The programme also help them to “learn from the experiences of other caregivers”, and reminded them that they are “not alone in this jou</w:delText>
          </w:r>
        </w:del>
      </w:ins>
      <w:ins w:id="180" w:author="Wu Ling Ting" w:date="2022-08-09T23:24:00Z">
        <w:del w:id="181" w:author="Glass George Frederick Jr" w:date="2022-08-10T08:11:00Z">
          <w:r w:rsidDel="00285E84">
            <w:rPr>
              <w:rFonts w:ascii="Arial" w:hAnsi="Arial" w:cs="Arial"/>
              <w:b/>
              <w:bCs/>
            </w:rPr>
            <w:delText>rney”</w:delText>
          </w:r>
        </w:del>
      </w:ins>
      <w:ins w:id="182" w:author="Wu Ling Ting" w:date="2022-08-09T23:25:00Z">
        <w:del w:id="183" w:author="Glass George Frederick Jr" w:date="2022-08-10T08:11:00Z">
          <w:r w:rsidDel="00285E84">
            <w:rPr>
              <w:rFonts w:ascii="Arial" w:hAnsi="Arial" w:cs="Arial"/>
              <w:b/>
              <w:bCs/>
            </w:rPr>
            <w:delText xml:space="preserve"> </w:delText>
          </w:r>
        </w:del>
      </w:ins>
      <w:del w:id="184" w:author="Glass George Frederick Jr" w:date="2022-08-10T08:11:00Z">
        <w:r w:rsidR="00A656B6" w:rsidRPr="00A656B6" w:rsidDel="00285E84">
          <w:rPr>
            <w:rFonts w:ascii="Arial" w:hAnsi="Arial" w:cs="Arial"/>
          </w:rPr>
          <w:delText>Many caregivers</w:delText>
        </w:r>
        <w:r w:rsidR="00A656B6" w:rsidDel="00285E84">
          <w:rPr>
            <w:rFonts w:ascii="Arial" w:hAnsi="Arial" w:cs="Arial"/>
          </w:rPr>
          <w:delText xml:space="preserve"> were hesitant to try the programme initially as they prioritized care for the care recipient over themselves. </w:delText>
        </w:r>
        <w:r w:rsidR="006C061C" w:rsidDel="00285E84">
          <w:rPr>
            <w:rFonts w:ascii="Arial" w:hAnsi="Arial" w:cs="Arial"/>
          </w:rPr>
          <w:delText>S</w:delText>
        </w:r>
        <w:r w:rsidR="00A656B6" w:rsidDel="00285E84">
          <w:rPr>
            <w:rFonts w:ascii="Arial" w:hAnsi="Arial" w:cs="Arial"/>
          </w:rPr>
          <w:delText xml:space="preserve">uch resistance was overcome when they </w:delText>
        </w:r>
        <w:r w:rsidR="00AE1BF5" w:rsidDel="00285E84">
          <w:rPr>
            <w:rFonts w:ascii="Arial" w:hAnsi="Arial" w:cs="Arial"/>
          </w:rPr>
          <w:delText xml:space="preserve">realized the programme would allow them to meet and help other caregivers through the </w:delText>
        </w:r>
        <w:r w:rsidR="006C061C" w:rsidDel="00285E84">
          <w:rPr>
            <w:rFonts w:ascii="Arial" w:hAnsi="Arial" w:cs="Arial"/>
          </w:rPr>
          <w:delText>programme</w:delText>
        </w:r>
        <w:r w:rsidR="00AE1BF5" w:rsidDel="00285E84">
          <w:rPr>
            <w:rFonts w:ascii="Arial" w:hAnsi="Arial" w:cs="Arial"/>
          </w:rPr>
          <w:delText xml:space="preserve"> as well. The </w:delText>
        </w:r>
        <w:r w:rsidR="006C061C" w:rsidDel="00285E84">
          <w:rPr>
            <w:rFonts w:ascii="Arial" w:hAnsi="Arial" w:cs="Arial"/>
          </w:rPr>
          <w:delText xml:space="preserve">programme’s </w:delText>
        </w:r>
        <w:r w:rsidR="00AE1BF5" w:rsidDel="00285E84">
          <w:rPr>
            <w:rFonts w:ascii="Arial" w:hAnsi="Arial" w:cs="Arial"/>
          </w:rPr>
          <w:delText>group activities conducted over Zoom allowed caregivers to both gain emotional support from each other and co-learn strategies on how to manage their caregiving experiences</w:delText>
        </w:r>
        <w:r w:rsidR="005627B0" w:rsidDel="00285E84">
          <w:rPr>
            <w:rFonts w:ascii="Arial" w:hAnsi="Arial" w:cs="Arial"/>
          </w:rPr>
          <w:delText xml:space="preserve">. </w:delText>
        </w:r>
        <w:r w:rsidR="00AE1BF5" w:rsidDel="00285E84">
          <w:rPr>
            <w:rFonts w:ascii="Arial" w:hAnsi="Arial" w:cs="Arial"/>
          </w:rPr>
          <w:delText xml:space="preserve">This led to many completing the programme with a sense of camaraderie that alleviated their sense of isolation. </w:delText>
        </w:r>
      </w:del>
      <w:moveFromRangeStart w:id="185" w:author="Glass George Frederick Jr" w:date="2022-08-10T08:10:00Z" w:name="move111011473"/>
      <w:moveFrom w:id="186" w:author="Glass George Frederick Jr" w:date="2022-08-10T08:10:00Z">
        <w:del w:id="187" w:author="Glass George Frederick Jr" w:date="2022-08-10T08:11:00Z">
          <w:r w:rsidR="00AE1BF5" w:rsidDel="00285E84">
            <w:rPr>
              <w:rFonts w:ascii="Arial" w:hAnsi="Arial" w:cs="Arial"/>
            </w:rPr>
            <w:delText xml:space="preserve">Taken together, these effects helped caregivers feel better prepared as they continued their journey of life with their loved one.  </w:delText>
          </w:r>
        </w:del>
      </w:moveFrom>
      <w:moveFromRangeEnd w:id="185"/>
    </w:p>
    <w:p w14:paraId="61D0B673" w14:textId="1EF43F88" w:rsidR="00E46222" w:rsidRDefault="00E46222" w:rsidP="00BC213B">
      <w:pPr>
        <w:spacing w:after="0" w:line="240" w:lineRule="auto"/>
        <w:rPr>
          <w:rFonts w:ascii="Arial" w:hAnsi="Arial" w:cs="Arial"/>
        </w:rPr>
      </w:pPr>
    </w:p>
    <w:p w14:paraId="3B9C6D06" w14:textId="08C6476C" w:rsidR="00FD7323" w:rsidRPr="00702A0A" w:rsidRDefault="00D81CBD" w:rsidP="0055311B">
      <w:pPr>
        <w:spacing w:after="0" w:line="240" w:lineRule="auto"/>
        <w:rPr>
          <w:rFonts w:ascii="Arial" w:hAnsi="Arial" w:cs="Arial"/>
        </w:rPr>
      </w:pPr>
      <w:r>
        <w:rPr>
          <w:rFonts w:ascii="Arial" w:hAnsi="Arial" w:cs="Arial"/>
          <w:b/>
          <w:bCs/>
        </w:rPr>
        <w:t>Discussion &amp; Conclusions</w:t>
      </w:r>
      <w:r w:rsidR="00E46222">
        <w:rPr>
          <w:rFonts w:ascii="Arial" w:hAnsi="Arial" w:cs="Arial"/>
        </w:rPr>
        <w:t xml:space="preserve">: </w:t>
      </w:r>
      <w:r w:rsidR="00AE1BF5">
        <w:rPr>
          <w:rFonts w:ascii="Arial" w:hAnsi="Arial" w:cs="Arial"/>
        </w:rPr>
        <w:t>Caregivers appreciated the programme’s caregiver-centric hospital-to-home care model, improving and maintaining their overall well-being at home a</w:t>
      </w:r>
      <w:ins w:id="188" w:author="Wu Ling Ting" w:date="2022-08-09T23:03:00Z">
        <w:r w:rsidR="00702A0A">
          <w:rPr>
            <w:rFonts w:ascii="Arial" w:hAnsi="Arial" w:cs="Arial"/>
          </w:rPr>
          <w:t>nd</w:t>
        </w:r>
      </w:ins>
      <w:del w:id="189" w:author="Wu Ling Ting" w:date="2022-08-09T23:03:00Z">
        <w:r w:rsidR="00AE1BF5" w:rsidDel="00702A0A">
          <w:rPr>
            <w:rFonts w:ascii="Arial" w:hAnsi="Arial" w:cs="Arial"/>
          </w:rPr>
          <w:delText>t</w:delText>
        </w:r>
      </w:del>
      <w:r w:rsidR="00AE1BF5">
        <w:rPr>
          <w:rFonts w:ascii="Arial" w:hAnsi="Arial" w:cs="Arial"/>
        </w:rPr>
        <w:t xml:space="preserve"> beyond. </w:t>
      </w:r>
      <w:r w:rsidR="00F93FF3">
        <w:rPr>
          <w:rFonts w:ascii="Arial" w:hAnsi="Arial" w:cs="Arial"/>
        </w:rPr>
        <w:t>Th</w:t>
      </w:r>
      <w:r w:rsidR="005627B0">
        <w:rPr>
          <w:rFonts w:ascii="Arial" w:hAnsi="Arial" w:cs="Arial"/>
        </w:rPr>
        <w:t xml:space="preserve">is reflects the value and potential of pivoting patient-centric services towards engaging the needs of their caregivers as well, </w:t>
      </w:r>
      <w:del w:id="190" w:author="Glass George Frederick Jr" w:date="2022-08-10T13:47:00Z">
        <w:r w:rsidR="005627B0" w:rsidDel="00A83C93">
          <w:rPr>
            <w:rFonts w:ascii="Arial" w:hAnsi="Arial" w:cs="Arial"/>
          </w:rPr>
          <w:delText xml:space="preserve">strengthening </w:delText>
        </w:r>
      </w:del>
      <w:ins w:id="191" w:author="Glass George Frederick Jr" w:date="2022-08-10T13:47:00Z">
        <w:r w:rsidR="00A83C93">
          <w:rPr>
            <w:rFonts w:ascii="Arial" w:hAnsi="Arial" w:cs="Arial"/>
          </w:rPr>
          <w:t xml:space="preserve">supporting </w:t>
        </w:r>
      </w:ins>
      <w:r w:rsidR="005627B0">
        <w:rPr>
          <w:rFonts w:ascii="Arial" w:hAnsi="Arial" w:cs="Arial"/>
        </w:rPr>
        <w:t>them as partners of care.</w:t>
      </w:r>
    </w:p>
    <w:sectPr w:rsidR="00FD7323" w:rsidRPr="00702A0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Wu Ling Ting" w:date="2022-08-09T22:55:00Z" w:initials="WLT">
    <w:p w14:paraId="43DC3491" w14:textId="4A17490C" w:rsidR="00702A0A" w:rsidRDefault="00702A0A">
      <w:pPr>
        <w:pStyle w:val="CommentText"/>
      </w:pPr>
      <w:r>
        <w:rPr>
          <w:rStyle w:val="CommentReference"/>
        </w:rPr>
        <w:annotationRef/>
      </w:r>
      <w:r>
        <w:t>Since we are only using the caregivers’ interview data for this abstract, it may not cover all 5 components of RE-AIM. Suggest not to include RE-AIM framework here?</w:t>
      </w:r>
    </w:p>
  </w:comment>
  <w:comment w:id="43" w:author="Wu Ling Ting" w:date="2022-08-09T23:00:00Z" w:initials="WLT">
    <w:p w14:paraId="5CE3A5F9" w14:textId="5B628B7E" w:rsidR="00702A0A" w:rsidRDefault="00702A0A">
      <w:pPr>
        <w:pStyle w:val="CommentText"/>
      </w:pPr>
      <w:r>
        <w:rPr>
          <w:rStyle w:val="CommentReference"/>
        </w:rPr>
        <w:annotationRef/>
      </w:r>
      <w:r>
        <w:t>In qualitative abstract, we usually include themes in the results. For RE-AIM the themes mainly follow the 5 RE-AIM component which we are unable to explain within the abstract. Suggest to use themes that describe caregivers’ experiences. Their experience will not include adoption and maintenance of the programme. Hence I pull out a few themes from the other components especially under reach and effectiveness. Hope this is okay.</w:t>
      </w:r>
    </w:p>
    <w:p w14:paraId="265F48B8" w14:textId="6550ACC4" w:rsidR="00702A0A" w:rsidRDefault="00702A0A">
      <w:pPr>
        <w:pStyle w:val="CommentText"/>
      </w:pPr>
      <w:r>
        <w:t>I have embedded the themes in the para, please feel free to change accordingly.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DC3491" w15:done="0"/>
  <w15:commentEx w15:paraId="265F4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D645C" w16cex:dateUtc="2022-08-09T14:55:00Z"/>
  <w16cex:commentExtensible w16cex:durableId="269D65A9" w16cex:dateUtc="2022-08-09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DC3491" w16cid:durableId="269D645C"/>
  <w16cid:commentId w16cid:paraId="265F48B8" w16cid:durableId="269D6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ADDBE" w14:textId="77777777" w:rsidR="00B828D7" w:rsidRDefault="00B828D7" w:rsidP="002F02D7">
      <w:pPr>
        <w:spacing w:after="0" w:line="240" w:lineRule="auto"/>
      </w:pPr>
      <w:r>
        <w:separator/>
      </w:r>
    </w:p>
  </w:endnote>
  <w:endnote w:type="continuationSeparator" w:id="0">
    <w:p w14:paraId="08E3A257" w14:textId="77777777" w:rsidR="00B828D7" w:rsidRDefault="00B828D7" w:rsidP="002F0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0BDE3" w14:textId="77777777" w:rsidR="00B828D7" w:rsidRDefault="00B828D7" w:rsidP="002F02D7">
      <w:pPr>
        <w:spacing w:after="0" w:line="240" w:lineRule="auto"/>
      </w:pPr>
      <w:r>
        <w:separator/>
      </w:r>
    </w:p>
  </w:footnote>
  <w:footnote w:type="continuationSeparator" w:id="0">
    <w:p w14:paraId="2420A1E4" w14:textId="77777777" w:rsidR="00B828D7" w:rsidRDefault="00B828D7" w:rsidP="002F0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362D"/>
    <w:multiLevelType w:val="hybridMultilevel"/>
    <w:tmpl w:val="12A6CFFA"/>
    <w:lvl w:ilvl="0" w:tplc="0C090005">
      <w:start w:val="1"/>
      <w:numFmt w:val="bullet"/>
      <w:lvlText w:val=""/>
      <w:lvlJc w:val="left"/>
      <w:pPr>
        <w:ind w:left="108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3673637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lass George Frederick Jr">
    <w15:presenceInfo w15:providerId="AD" w15:userId="S-1-5-21-154280456-1944677375-1177442754-196283"/>
  </w15:person>
  <w15:person w15:author="George Glass">
    <w15:presenceInfo w15:providerId="Windows Live" w15:userId="9c79d2c18be64ad1"/>
  </w15:person>
  <w15:person w15:author="Wu Ling Ting">
    <w15:presenceInfo w15:providerId="None" w15:userId="Wu Ling 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635"/>
    <w:rsid w:val="000C0D67"/>
    <w:rsid w:val="000D11E8"/>
    <w:rsid w:val="001670A2"/>
    <w:rsid w:val="00167F4F"/>
    <w:rsid w:val="001A0CCD"/>
    <w:rsid w:val="00273635"/>
    <w:rsid w:val="00285E84"/>
    <w:rsid w:val="002B3E50"/>
    <w:rsid w:val="002B466B"/>
    <w:rsid w:val="002B5097"/>
    <w:rsid w:val="002C6F50"/>
    <w:rsid w:val="002F02D7"/>
    <w:rsid w:val="002F4A50"/>
    <w:rsid w:val="002F73D3"/>
    <w:rsid w:val="0031035C"/>
    <w:rsid w:val="00387F79"/>
    <w:rsid w:val="003B437C"/>
    <w:rsid w:val="003D25FD"/>
    <w:rsid w:val="003D4BC8"/>
    <w:rsid w:val="00433281"/>
    <w:rsid w:val="00441584"/>
    <w:rsid w:val="004646D7"/>
    <w:rsid w:val="004843B4"/>
    <w:rsid w:val="004933AF"/>
    <w:rsid w:val="00495F7D"/>
    <w:rsid w:val="00517043"/>
    <w:rsid w:val="00536920"/>
    <w:rsid w:val="0055311B"/>
    <w:rsid w:val="005627B0"/>
    <w:rsid w:val="00563E1F"/>
    <w:rsid w:val="00593DA7"/>
    <w:rsid w:val="005C46F1"/>
    <w:rsid w:val="006159DE"/>
    <w:rsid w:val="006B529C"/>
    <w:rsid w:val="006C061C"/>
    <w:rsid w:val="00702A0A"/>
    <w:rsid w:val="007611BE"/>
    <w:rsid w:val="007A4B6E"/>
    <w:rsid w:val="007C564F"/>
    <w:rsid w:val="00851B86"/>
    <w:rsid w:val="00852066"/>
    <w:rsid w:val="00870216"/>
    <w:rsid w:val="00880795"/>
    <w:rsid w:val="008C7D0D"/>
    <w:rsid w:val="008D162F"/>
    <w:rsid w:val="008E50CB"/>
    <w:rsid w:val="00914F2C"/>
    <w:rsid w:val="00932254"/>
    <w:rsid w:val="009520A4"/>
    <w:rsid w:val="009941AA"/>
    <w:rsid w:val="009B0C62"/>
    <w:rsid w:val="009B542F"/>
    <w:rsid w:val="009C1FAD"/>
    <w:rsid w:val="009F0CDA"/>
    <w:rsid w:val="009F41A4"/>
    <w:rsid w:val="00A012C2"/>
    <w:rsid w:val="00A34DA7"/>
    <w:rsid w:val="00A60EA5"/>
    <w:rsid w:val="00A656B6"/>
    <w:rsid w:val="00A83C93"/>
    <w:rsid w:val="00AD77C2"/>
    <w:rsid w:val="00AE1BF5"/>
    <w:rsid w:val="00AE7E06"/>
    <w:rsid w:val="00B30542"/>
    <w:rsid w:val="00B42E01"/>
    <w:rsid w:val="00B56D26"/>
    <w:rsid w:val="00B6765F"/>
    <w:rsid w:val="00B828D7"/>
    <w:rsid w:val="00BC213B"/>
    <w:rsid w:val="00BF3751"/>
    <w:rsid w:val="00C27C2B"/>
    <w:rsid w:val="00CF6815"/>
    <w:rsid w:val="00D0417B"/>
    <w:rsid w:val="00D13714"/>
    <w:rsid w:val="00D81CBD"/>
    <w:rsid w:val="00DC1DE8"/>
    <w:rsid w:val="00DC64C1"/>
    <w:rsid w:val="00E024C5"/>
    <w:rsid w:val="00E41FA3"/>
    <w:rsid w:val="00E44FDE"/>
    <w:rsid w:val="00E46222"/>
    <w:rsid w:val="00E50767"/>
    <w:rsid w:val="00E61C05"/>
    <w:rsid w:val="00E66F53"/>
    <w:rsid w:val="00EB48C7"/>
    <w:rsid w:val="00F25A48"/>
    <w:rsid w:val="00F93FF3"/>
    <w:rsid w:val="00FA3DD4"/>
    <w:rsid w:val="00FD7323"/>
    <w:rsid w:val="00FE6B4D"/>
    <w:rsid w:val="00FF2382"/>
    <w:rsid w:val="00FF24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A6151"/>
  <w15:chartTrackingRefBased/>
  <w15:docId w15:val="{2F588D41-23BD-42C4-B04D-0D428AB6D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73635"/>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73635"/>
    <w:pPr>
      <w:spacing w:after="200" w:line="276" w:lineRule="auto"/>
      <w:ind w:left="720"/>
      <w:contextualSpacing/>
    </w:pPr>
  </w:style>
  <w:style w:type="paragraph" w:styleId="Header">
    <w:name w:val="header"/>
    <w:basedOn w:val="Normal"/>
    <w:link w:val="HeaderChar"/>
    <w:uiPriority w:val="99"/>
    <w:unhideWhenUsed/>
    <w:rsid w:val="002F02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2D7"/>
  </w:style>
  <w:style w:type="paragraph" w:styleId="Footer">
    <w:name w:val="footer"/>
    <w:basedOn w:val="Normal"/>
    <w:link w:val="FooterChar"/>
    <w:uiPriority w:val="99"/>
    <w:unhideWhenUsed/>
    <w:rsid w:val="002F02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2D7"/>
  </w:style>
  <w:style w:type="paragraph" w:styleId="Revision">
    <w:name w:val="Revision"/>
    <w:hidden/>
    <w:uiPriority w:val="99"/>
    <w:semiHidden/>
    <w:rsid w:val="00B30542"/>
    <w:pPr>
      <w:spacing w:after="0" w:line="240" w:lineRule="auto"/>
    </w:pPr>
  </w:style>
  <w:style w:type="character" w:styleId="CommentReference">
    <w:name w:val="annotation reference"/>
    <w:basedOn w:val="DefaultParagraphFont"/>
    <w:uiPriority w:val="99"/>
    <w:semiHidden/>
    <w:unhideWhenUsed/>
    <w:rsid w:val="00EB48C7"/>
    <w:rPr>
      <w:sz w:val="16"/>
      <w:szCs w:val="16"/>
    </w:rPr>
  </w:style>
  <w:style w:type="paragraph" w:styleId="CommentText">
    <w:name w:val="annotation text"/>
    <w:basedOn w:val="Normal"/>
    <w:link w:val="CommentTextChar"/>
    <w:uiPriority w:val="99"/>
    <w:semiHidden/>
    <w:unhideWhenUsed/>
    <w:rsid w:val="00EB48C7"/>
    <w:pPr>
      <w:spacing w:line="240" w:lineRule="auto"/>
    </w:pPr>
    <w:rPr>
      <w:sz w:val="20"/>
      <w:szCs w:val="20"/>
    </w:rPr>
  </w:style>
  <w:style w:type="character" w:customStyle="1" w:styleId="CommentTextChar">
    <w:name w:val="Comment Text Char"/>
    <w:basedOn w:val="DefaultParagraphFont"/>
    <w:link w:val="CommentText"/>
    <w:uiPriority w:val="99"/>
    <w:semiHidden/>
    <w:rsid w:val="00EB48C7"/>
    <w:rPr>
      <w:sz w:val="20"/>
      <w:szCs w:val="20"/>
    </w:rPr>
  </w:style>
  <w:style w:type="paragraph" w:styleId="CommentSubject">
    <w:name w:val="annotation subject"/>
    <w:basedOn w:val="CommentText"/>
    <w:next w:val="CommentText"/>
    <w:link w:val="CommentSubjectChar"/>
    <w:uiPriority w:val="99"/>
    <w:semiHidden/>
    <w:unhideWhenUsed/>
    <w:rsid w:val="00EB48C7"/>
    <w:rPr>
      <w:b/>
      <w:bCs/>
    </w:rPr>
  </w:style>
  <w:style w:type="character" w:customStyle="1" w:styleId="CommentSubjectChar">
    <w:name w:val="Comment Subject Char"/>
    <w:basedOn w:val="CommentTextChar"/>
    <w:link w:val="CommentSubject"/>
    <w:uiPriority w:val="99"/>
    <w:semiHidden/>
    <w:rsid w:val="00EB48C7"/>
    <w:rPr>
      <w:b/>
      <w:bCs/>
      <w:sz w:val="20"/>
      <w:szCs w:val="20"/>
    </w:rPr>
  </w:style>
  <w:style w:type="paragraph" w:styleId="BalloonText">
    <w:name w:val="Balloon Text"/>
    <w:basedOn w:val="Normal"/>
    <w:link w:val="BalloonTextChar"/>
    <w:uiPriority w:val="99"/>
    <w:semiHidden/>
    <w:unhideWhenUsed/>
    <w:rsid w:val="007C56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6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 standalone="yes"?>
<Relationships xmlns="http://schemas.openxmlformats.org/package/2006/relationships">
  <Relationship Id="rId8" Type="http://schemas.microsoft.com/office/2011/relationships/commentsExtended" Target="commentsExtended.xml" />
  <Relationship Id="rId13" Type="http://schemas.openxmlformats.org/officeDocument/2006/relationships/theme" Target="theme/theme1.xml" />
  <Relationship Id="rId3" Type="http://schemas.openxmlformats.org/officeDocument/2006/relationships/settings" Target="settings.xml" />
  <Relationship Id="rId7" Type="http://schemas.openxmlformats.org/officeDocument/2006/relationships/comments" Target="comments.xml" />
  <Relationship Id="rId12" Type="http://schemas.microsoft.com/office/2011/relationships/people" Target="people.xml" />
  <Relationship Id="rId2" Type="http://schemas.openxmlformats.org/officeDocument/2006/relationships/styles" Target="styles.xml" />
  <Relationship Id="rId1" Type="http://schemas.openxmlformats.org/officeDocument/2006/relationships/numbering" Target="numbering.xml" />
  <Relationship Id="rId6" Type="http://schemas.openxmlformats.org/officeDocument/2006/relationships/endnotes" Target="endnotes.xml" />
  <Relationship Id="rId11" Type="http://schemas.openxmlformats.org/officeDocument/2006/relationships/fontTable" Target="fontTable.xml" />
  <Relationship Id="rId5" Type="http://schemas.openxmlformats.org/officeDocument/2006/relationships/footnotes" Target="footnotes.xml" />
  <Relationship Id="rId10" Type="http://schemas.microsoft.com/office/2018/08/relationships/commentsExtensible" Target="commentsExtensible.xml" />
  <Relationship Id="rId4" Type="http://schemas.openxmlformats.org/officeDocument/2006/relationships/webSettings" Target="webSettings.xml" />
  <Relationship Id="rId9" Type="http://schemas.microsoft.com/office/2016/09/relationships/commentsIds" Target="commentsId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Buttery</dc:creator>
  <cp:keywords/>
  <dc:description/>
  <cp:lastModifiedBy>George Glass</cp:lastModifiedBy>
  <cp:revision>7</cp:revision>
  <dcterms:created xsi:type="dcterms:W3CDTF">2022-08-10T00:12:00Z</dcterms:created>
  <dcterms:modified xsi:type="dcterms:W3CDTF">2022-08-10T06:06:00Z</dcterms:modified>
</cp:coreProperties>
</file>